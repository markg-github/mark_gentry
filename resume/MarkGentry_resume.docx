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42" w:type="dxa"/>
        <w:tblInd w:w="-108" w:type="dxa"/>
        <w:tblLayout w:type="fixed"/>
        <w:tblCellMar>
          <w:left w:w="72" w:type="dxa"/>
          <w:right w:w="72" w:type="dxa"/>
        </w:tblCellMar>
        <w:tblLook w:val="0000" w:firstRow="0" w:lastRow="0" w:firstColumn="0" w:lastColumn="0" w:noHBand="0" w:noVBand="0"/>
      </w:tblPr>
      <w:tblGrid>
        <w:gridCol w:w="782"/>
        <w:gridCol w:w="1080"/>
        <w:gridCol w:w="7371"/>
        <w:gridCol w:w="9"/>
      </w:tblGrid>
      <w:tr w:rsidR="001532F8" w14:paraId="010D577D" w14:textId="77777777" w:rsidTr="00D54695">
        <w:trPr>
          <w:cantSplit/>
        </w:trPr>
        <w:tc>
          <w:tcPr>
            <w:tcW w:w="1862" w:type="dxa"/>
            <w:gridSpan w:val="2"/>
          </w:tcPr>
          <w:p w14:paraId="7795DBD2" w14:textId="77777777" w:rsidR="001532F8" w:rsidRDefault="001532F8">
            <w:pPr>
              <w:rPr>
                <w:rFonts w:ascii="Times New Roman" w:hAnsi="Times New Roman"/>
                <w:sz w:val="22"/>
              </w:rPr>
            </w:pPr>
            <w:r>
              <w:rPr>
                <w:rFonts w:ascii="Times New Roman" w:hAnsi="Times New Roman"/>
                <w:b/>
                <w:sz w:val="22"/>
              </w:rPr>
              <w:t>SUMMARY</w:t>
            </w:r>
          </w:p>
        </w:tc>
        <w:tc>
          <w:tcPr>
            <w:tcW w:w="7380" w:type="dxa"/>
            <w:gridSpan w:val="2"/>
          </w:tcPr>
          <w:p w14:paraId="4B1F0B9D" w14:textId="77777777" w:rsidR="001532F8" w:rsidRDefault="001532F8"/>
        </w:tc>
      </w:tr>
      <w:tr w:rsidR="001532F8" w14:paraId="62940FE1" w14:textId="77777777" w:rsidTr="00D54695">
        <w:trPr>
          <w:gridAfter w:val="1"/>
          <w:wAfter w:w="9" w:type="dxa"/>
          <w:cantSplit/>
        </w:trPr>
        <w:tc>
          <w:tcPr>
            <w:tcW w:w="782" w:type="dxa"/>
          </w:tcPr>
          <w:p w14:paraId="77E1F487" w14:textId="77777777" w:rsidR="001532F8" w:rsidRDefault="001532F8">
            <w:pPr>
              <w:rPr>
                <w:rFonts w:ascii="Times New Roman" w:hAnsi="Times New Roman"/>
                <w:sz w:val="22"/>
              </w:rPr>
            </w:pPr>
          </w:p>
        </w:tc>
        <w:tc>
          <w:tcPr>
            <w:tcW w:w="8451" w:type="dxa"/>
            <w:gridSpan w:val="2"/>
          </w:tcPr>
          <w:p w14:paraId="0F5D7C73" w14:textId="77777777" w:rsidR="008C2A09" w:rsidRDefault="000B3627">
            <w:pPr>
              <w:pStyle w:val="ResumeBullet"/>
              <w:numPr>
                <w:ilvl w:val="0"/>
                <w:numId w:val="10"/>
              </w:numPr>
              <w:ind w:left="360"/>
              <w:pPrChange w:id="0" w:author="Gentry, Mark" w:date="2024-08-18T13:23:00Z" w16du:dateUtc="2024-08-18T17:23:00Z">
                <w:pPr>
                  <w:pStyle w:val="ResumeBullet"/>
                </w:pPr>
              </w:pPrChange>
            </w:pPr>
            <w:bookmarkStart w:id="1" w:name="summary"/>
            <w:bookmarkEnd w:id="1"/>
            <w:r>
              <w:t>Security specialist and Intel SGX</w:t>
            </w:r>
            <w:r w:rsidR="008C2A09">
              <w:t>/TDX</w:t>
            </w:r>
            <w:r>
              <w:t xml:space="preserve"> SW architect for 10+ years. </w:t>
            </w:r>
            <w:r w:rsidR="00A74346">
              <w:t xml:space="preserve">Member of SW team that brought </w:t>
            </w:r>
            <w:r w:rsidR="002B7EEE">
              <w:t xml:space="preserve">industry’s </w:t>
            </w:r>
            <w:r w:rsidR="00A74346">
              <w:t xml:space="preserve">first HW-rooted TEE, SGX, to market. </w:t>
            </w:r>
          </w:p>
          <w:p w14:paraId="0EE141C5" w14:textId="656926D1" w:rsidR="008C2A09" w:rsidDel="003C0CCA" w:rsidRDefault="008C2A09">
            <w:pPr>
              <w:pStyle w:val="ResumeBullet"/>
              <w:ind w:left="360"/>
              <w:rPr>
                <w:del w:id="2" w:author="Gentry, Mark" w:date="2024-08-18T13:22:00Z" w16du:dateUtc="2024-08-18T17:22:00Z"/>
              </w:rPr>
              <w:pPrChange w:id="3" w:author="Gentry, Mark" w:date="2024-08-18T13:23:00Z" w16du:dateUtc="2024-08-18T17:23:00Z">
                <w:pPr>
                  <w:pStyle w:val="ResumeBullet"/>
                </w:pPr>
              </w:pPrChange>
            </w:pPr>
          </w:p>
          <w:p w14:paraId="2FBBD9A9" w14:textId="4D4CF84F" w:rsidR="008C2A09" w:rsidRDefault="00A74346">
            <w:pPr>
              <w:pStyle w:val="ResumeBullet"/>
              <w:numPr>
                <w:ilvl w:val="0"/>
                <w:numId w:val="10"/>
              </w:numPr>
              <w:ind w:left="360"/>
              <w:pPrChange w:id="4" w:author="Gentry, Mark" w:date="2024-08-18T13:23:00Z" w16du:dateUtc="2024-08-18T17:23:00Z">
                <w:pPr>
                  <w:pStyle w:val="ResumeBullet"/>
                </w:pPr>
              </w:pPrChange>
            </w:pPr>
            <w:r>
              <w:t>Liaison to Intel security incident response for security issues affecting SGX/TDX. Responsible for implementing security mitigations in SGX/TDX SW</w:t>
            </w:r>
            <w:r w:rsidR="002B7EEE">
              <w:t xml:space="preserve">, including mitigations for </w:t>
            </w:r>
            <w:proofErr w:type="spellStart"/>
            <w:r w:rsidR="002B7EEE">
              <w:t>Spectre</w:t>
            </w:r>
            <w:proofErr w:type="spellEnd"/>
            <w:r w:rsidR="002B7EEE">
              <w:t xml:space="preserve"> and </w:t>
            </w:r>
            <w:del w:id="5" w:author="Gentry, Mark" w:date="2024-08-18T12:47:00Z" w16du:dateUtc="2024-08-18T16:47:00Z">
              <w:r w:rsidR="008C2A09" w:rsidDel="00800BE4">
                <w:delText xml:space="preserve">certain </w:delText>
              </w:r>
            </w:del>
            <w:r w:rsidR="002B7EEE">
              <w:t xml:space="preserve">other transient execution (microarchitectural) security issues. </w:t>
            </w:r>
          </w:p>
          <w:p w14:paraId="0F30A84F" w14:textId="66199FDC" w:rsidR="008C2A09" w:rsidDel="003C0CCA" w:rsidRDefault="008C2A09">
            <w:pPr>
              <w:pStyle w:val="ResumeBullet"/>
              <w:ind w:left="360"/>
              <w:rPr>
                <w:del w:id="6" w:author="Gentry, Mark" w:date="2024-08-18T13:22:00Z" w16du:dateUtc="2024-08-18T17:22:00Z"/>
              </w:rPr>
              <w:pPrChange w:id="7" w:author="Gentry, Mark" w:date="2024-08-18T13:23:00Z" w16du:dateUtc="2024-08-18T17:23:00Z">
                <w:pPr>
                  <w:pStyle w:val="ResumeBullet"/>
                </w:pPr>
              </w:pPrChange>
            </w:pPr>
          </w:p>
          <w:p w14:paraId="3B1D3370" w14:textId="0608805A" w:rsidR="000B3627" w:rsidRDefault="002B7EEE">
            <w:pPr>
              <w:pStyle w:val="ResumeBullet"/>
              <w:numPr>
                <w:ilvl w:val="0"/>
                <w:numId w:val="10"/>
              </w:numPr>
              <w:ind w:left="360"/>
              <w:pPrChange w:id="8" w:author="Gentry, Mark" w:date="2024-08-18T13:23:00Z" w16du:dateUtc="2024-08-18T17:23:00Z">
                <w:pPr>
                  <w:pStyle w:val="ResumeBullet"/>
                </w:pPr>
              </w:pPrChange>
            </w:pPr>
            <w:r>
              <w:t>Implement processes assuring the integrity of the attestation process for</w:t>
            </w:r>
            <w:r w:rsidR="00394EE2">
              <w:t xml:space="preserve"> SGX and TDX,</w:t>
            </w:r>
            <w:r>
              <w:t xml:space="preserve"> Intel’s Confidential Computing technologies</w:t>
            </w:r>
            <w:r w:rsidR="007F5BCD">
              <w:t>.</w:t>
            </w:r>
          </w:p>
          <w:p w14:paraId="1417E944" w14:textId="72D62FEE" w:rsidR="00F32AFE" w:rsidDel="003C0CCA" w:rsidRDefault="00F32AFE">
            <w:pPr>
              <w:pStyle w:val="ResumeBullet"/>
              <w:ind w:left="360"/>
              <w:rPr>
                <w:del w:id="9" w:author="Gentry, Mark" w:date="2024-08-18T13:22:00Z" w16du:dateUtc="2024-08-18T17:22:00Z"/>
              </w:rPr>
              <w:pPrChange w:id="10" w:author="Gentry, Mark" w:date="2024-08-18T13:23:00Z" w16du:dateUtc="2024-08-18T17:23:00Z">
                <w:pPr>
                  <w:pStyle w:val="ResumeBullet"/>
                </w:pPr>
              </w:pPrChange>
            </w:pPr>
          </w:p>
          <w:p w14:paraId="3A74E026" w14:textId="4C54C44F" w:rsidR="008C2A09" w:rsidRDefault="005A7A5A">
            <w:pPr>
              <w:pStyle w:val="ResumeBullet"/>
              <w:numPr>
                <w:ilvl w:val="0"/>
                <w:numId w:val="10"/>
              </w:numPr>
              <w:ind w:left="360"/>
              <w:pPrChange w:id="11" w:author="Gentry, Mark" w:date="2024-08-18T13:23:00Z" w16du:dateUtc="2024-08-18T17:23:00Z">
                <w:pPr>
                  <w:pStyle w:val="ResumeBullet"/>
                </w:pPr>
              </w:pPrChange>
            </w:pPr>
            <w:commentRangeStart w:id="12"/>
            <w:r>
              <w:t xml:space="preserve">Extensive </w:t>
            </w:r>
            <w:del w:id="13" w:author="Gentry, Mark" w:date="2024-08-24T13:00:00Z" w16du:dateUtc="2024-08-24T17:00:00Z">
              <w:r w:rsidDel="006D07D6">
                <w:delText>software</w:delText>
              </w:r>
            </w:del>
            <w:ins w:id="14" w:author="Gentry, Mark" w:date="2024-08-24T13:00:00Z" w16du:dateUtc="2024-08-24T17:00:00Z">
              <w:r w:rsidR="006D07D6">
                <w:t>SW</w:t>
              </w:r>
            </w:ins>
            <w:r>
              <w:t xml:space="preserve"> design experience working on wide range of products. Ability to lead with six years engineering management experience while remaining hands-on in product development.  </w:t>
            </w:r>
            <w:r w:rsidR="008C2A09">
              <w:t xml:space="preserve">Solid foundation in cryptography. </w:t>
            </w:r>
          </w:p>
          <w:p w14:paraId="78327E71" w14:textId="77777777" w:rsidR="008C2A09" w:rsidRDefault="008C2A09" w:rsidP="005A7A5A">
            <w:pPr>
              <w:pStyle w:val="ResumeBullet"/>
            </w:pPr>
          </w:p>
          <w:p w14:paraId="196F0920" w14:textId="43E4BCD1" w:rsidR="0010013F" w:rsidDel="003C0CCA" w:rsidRDefault="003C0CCA">
            <w:pPr>
              <w:pStyle w:val="ResumeBullet"/>
              <w:rPr>
                <w:del w:id="15" w:author="Gentry, Mark" w:date="2024-08-18T13:25:00Z" w16du:dateUtc="2024-08-18T17:25:00Z"/>
              </w:rPr>
            </w:pPr>
            <w:ins w:id="16" w:author="Gentry, Mark" w:date="2024-08-18T13:23:00Z" w16du:dateUtc="2024-08-18T17:23:00Z">
              <w:r>
                <w:t>Skills</w:t>
              </w:r>
            </w:ins>
            <w:del w:id="17" w:author="Gentry, Mark" w:date="2024-08-18T13:23:00Z" w16du:dateUtc="2024-08-18T17:23:00Z">
              <w:r w:rsidR="0010013F" w:rsidDel="003C0CCA">
                <w:delText>SW</w:delText>
              </w:r>
            </w:del>
            <w:r w:rsidR="0010013F">
              <w:t xml:space="preserve">: </w:t>
            </w:r>
            <w:r w:rsidR="005A7A5A">
              <w:t xml:space="preserve">C, C++, </w:t>
            </w:r>
            <w:ins w:id="18" w:author="Gentry, Mark" w:date="2024-08-18T13:24:00Z" w16du:dateUtc="2024-08-18T17:24:00Z">
              <w:r>
                <w:t xml:space="preserve">cryptography, </w:t>
              </w:r>
            </w:ins>
            <w:r w:rsidR="005A7A5A">
              <w:t>x86, 8051, DSP</w:t>
            </w:r>
            <w:r w:rsidR="007F5BCD">
              <w:t xml:space="preserve">, </w:t>
            </w:r>
            <w:r w:rsidR="0010013F">
              <w:t>JavaScript</w:t>
            </w:r>
            <w:r w:rsidR="007F5BCD">
              <w:t xml:space="preserve">, python, </w:t>
            </w:r>
            <w:r w:rsidR="0010013F">
              <w:t>PowerShell</w:t>
            </w:r>
            <w:ins w:id="19" w:author="Gentry, Mark" w:date="2024-08-18T13:25:00Z" w16du:dateUtc="2024-08-18T17:25:00Z">
              <w:r>
                <w:t xml:space="preserve">, </w:t>
              </w:r>
            </w:ins>
            <w:del w:id="20" w:author="Gentry, Mark" w:date="2024-08-18T13:25:00Z" w16du:dateUtc="2024-08-18T17:25:00Z">
              <w:r w:rsidR="005A7A5A" w:rsidDel="003C0CCA">
                <w:delText xml:space="preserve"> programming</w:delText>
              </w:r>
              <w:r w:rsidR="007F5BCD" w:rsidDel="003C0CCA">
                <w:delText xml:space="preserve"> in various OS environments</w:delText>
              </w:r>
              <w:r w:rsidR="005A7A5A" w:rsidDel="003C0CCA">
                <w:delText xml:space="preserve">. </w:delText>
              </w:r>
            </w:del>
          </w:p>
          <w:p w14:paraId="326EDFFF" w14:textId="7B06BFD8" w:rsidR="001532F8" w:rsidRDefault="0010013F" w:rsidP="003C0CCA">
            <w:pPr>
              <w:pStyle w:val="ResumeBullet"/>
            </w:pPr>
            <w:del w:id="21" w:author="Gentry, Mark" w:date="2024-08-18T13:25:00Z" w16du:dateUtc="2024-08-18T17:25:00Z">
              <w:r w:rsidDel="003C0CCA">
                <w:delText xml:space="preserve">HW/architecture: multi-package/thread </w:delText>
              </w:r>
              <w:r w:rsidR="005A7A5A" w:rsidDel="003C0CCA">
                <w:delText xml:space="preserve">x86, </w:delText>
              </w:r>
            </w:del>
            <w:r w:rsidR="005A7A5A">
              <w:t>PCI, AC'97, HD Audio, chipsets.</w:t>
            </w:r>
            <w:commentRangeEnd w:id="12"/>
            <w:r w:rsidR="00394EE2">
              <w:rPr>
                <w:rStyle w:val="CommentReference"/>
                <w:rFonts w:ascii="Times" w:hAnsi="Times"/>
                <w:iCs w:val="0"/>
              </w:rPr>
              <w:commentReference w:id="12"/>
            </w:r>
          </w:p>
        </w:tc>
      </w:tr>
      <w:tr w:rsidR="005A7A5A" w14:paraId="1987E341" w14:textId="77777777" w:rsidTr="00D54695">
        <w:trPr>
          <w:gridAfter w:val="1"/>
          <w:wAfter w:w="9" w:type="dxa"/>
          <w:cantSplit/>
        </w:trPr>
        <w:tc>
          <w:tcPr>
            <w:tcW w:w="782" w:type="dxa"/>
          </w:tcPr>
          <w:p w14:paraId="65320733" w14:textId="77777777" w:rsidR="005A7A5A" w:rsidRDefault="005A7A5A">
            <w:pPr>
              <w:rPr>
                <w:rFonts w:ascii="Times New Roman" w:hAnsi="Times New Roman"/>
                <w:sz w:val="22"/>
              </w:rPr>
            </w:pPr>
          </w:p>
        </w:tc>
        <w:tc>
          <w:tcPr>
            <w:tcW w:w="8451" w:type="dxa"/>
            <w:gridSpan w:val="2"/>
          </w:tcPr>
          <w:p w14:paraId="4B4B0EE9" w14:textId="77777777" w:rsidR="005A7A5A" w:rsidRDefault="005A7A5A" w:rsidP="005A7A5A">
            <w:pPr>
              <w:pStyle w:val="ResumeBullet"/>
            </w:pPr>
          </w:p>
        </w:tc>
      </w:tr>
      <w:tr w:rsidR="001532F8" w14:paraId="5E9A07BF" w14:textId="77777777" w:rsidTr="00D54695">
        <w:trPr>
          <w:cantSplit/>
        </w:trPr>
        <w:tc>
          <w:tcPr>
            <w:tcW w:w="1862" w:type="dxa"/>
            <w:gridSpan w:val="2"/>
          </w:tcPr>
          <w:p w14:paraId="0D25E997" w14:textId="77777777" w:rsidR="001532F8" w:rsidRDefault="001532F8">
            <w:pPr>
              <w:rPr>
                <w:rFonts w:ascii="Times New Roman" w:hAnsi="Times New Roman"/>
                <w:b/>
                <w:sz w:val="22"/>
              </w:rPr>
            </w:pPr>
            <w:r>
              <w:rPr>
                <w:rFonts w:ascii="Times New Roman" w:hAnsi="Times New Roman"/>
                <w:b/>
                <w:sz w:val="22"/>
              </w:rPr>
              <w:t>EXPERIENCE</w:t>
            </w:r>
          </w:p>
        </w:tc>
        <w:tc>
          <w:tcPr>
            <w:tcW w:w="7380" w:type="dxa"/>
            <w:gridSpan w:val="2"/>
          </w:tcPr>
          <w:p w14:paraId="027F0972" w14:textId="77777777" w:rsidR="001532F8" w:rsidRDefault="001532F8">
            <w:pPr>
              <w:rPr>
                <w:rFonts w:ascii="Times New Roman" w:hAnsi="Times New Roman"/>
                <w:b/>
                <w:caps/>
                <w:sz w:val="22"/>
              </w:rPr>
            </w:pPr>
          </w:p>
        </w:tc>
      </w:tr>
      <w:tr w:rsidR="001532F8" w14:paraId="21F668BA" w14:textId="77777777" w:rsidTr="00D54695">
        <w:trPr>
          <w:cantSplit/>
        </w:trPr>
        <w:tc>
          <w:tcPr>
            <w:tcW w:w="1862" w:type="dxa"/>
            <w:gridSpan w:val="2"/>
          </w:tcPr>
          <w:p w14:paraId="5628001B" w14:textId="77777777" w:rsidR="001532F8" w:rsidRDefault="001532F8">
            <w:pPr>
              <w:rPr>
                <w:rFonts w:ascii="Times New Roman" w:hAnsi="Times New Roman"/>
                <w:sz w:val="22"/>
              </w:rPr>
            </w:pPr>
          </w:p>
        </w:tc>
        <w:tc>
          <w:tcPr>
            <w:tcW w:w="7380" w:type="dxa"/>
            <w:gridSpan w:val="2"/>
          </w:tcPr>
          <w:p w14:paraId="5798F4DB" w14:textId="77777777" w:rsidR="001532F8" w:rsidRDefault="001532F8">
            <w:pPr>
              <w:rPr>
                <w:rFonts w:ascii="Times New Roman" w:hAnsi="Times New Roman"/>
                <w:b/>
                <w:caps/>
                <w:sz w:val="22"/>
              </w:rPr>
            </w:pPr>
            <w:r>
              <w:rPr>
                <w:rFonts w:ascii="Times New Roman" w:hAnsi="Times New Roman"/>
                <w:b/>
                <w:caps/>
                <w:sz w:val="22"/>
              </w:rPr>
              <w:t>Intel Corp.</w:t>
            </w:r>
          </w:p>
        </w:tc>
      </w:tr>
      <w:tr w:rsidR="001532F8" w14:paraId="01D85D22" w14:textId="77777777" w:rsidTr="00D54695">
        <w:trPr>
          <w:cantSplit/>
        </w:trPr>
        <w:tc>
          <w:tcPr>
            <w:tcW w:w="1862" w:type="dxa"/>
            <w:gridSpan w:val="2"/>
          </w:tcPr>
          <w:p w14:paraId="051C6205" w14:textId="77777777" w:rsidR="001532F8" w:rsidRDefault="001532F8">
            <w:pPr>
              <w:rPr>
                <w:rFonts w:ascii="Times New Roman" w:hAnsi="Times New Roman"/>
                <w:b/>
                <w:sz w:val="22"/>
              </w:rPr>
            </w:pPr>
          </w:p>
        </w:tc>
        <w:tc>
          <w:tcPr>
            <w:tcW w:w="7380" w:type="dxa"/>
            <w:gridSpan w:val="2"/>
          </w:tcPr>
          <w:p w14:paraId="2CE90101" w14:textId="77777777" w:rsidR="001532F8" w:rsidRDefault="001532F8">
            <w:pPr>
              <w:pStyle w:val="mynormal"/>
              <w:rPr>
                <w:b/>
              </w:rPr>
            </w:pPr>
            <w:r>
              <w:t>Raleigh, NC</w:t>
            </w:r>
          </w:p>
        </w:tc>
      </w:tr>
      <w:tr w:rsidR="001532F8" w14:paraId="26C7746B" w14:textId="77777777" w:rsidTr="00D54695">
        <w:trPr>
          <w:cantSplit/>
        </w:trPr>
        <w:tc>
          <w:tcPr>
            <w:tcW w:w="1862" w:type="dxa"/>
            <w:gridSpan w:val="2"/>
          </w:tcPr>
          <w:p w14:paraId="647985B1" w14:textId="77777777" w:rsidR="001532F8" w:rsidRDefault="001532F8">
            <w:pPr>
              <w:rPr>
                <w:rFonts w:ascii="Times New Roman" w:hAnsi="Times New Roman"/>
                <w:b/>
                <w:sz w:val="22"/>
              </w:rPr>
            </w:pPr>
          </w:p>
        </w:tc>
        <w:tc>
          <w:tcPr>
            <w:tcW w:w="7380" w:type="dxa"/>
            <w:gridSpan w:val="2"/>
          </w:tcPr>
          <w:p w14:paraId="250AB4D1" w14:textId="77777777" w:rsidR="001532F8" w:rsidRDefault="001532F8">
            <w:pPr>
              <w:pStyle w:val="mynormal"/>
            </w:pPr>
            <w:r>
              <w:t>2000 – Present</w:t>
            </w:r>
          </w:p>
        </w:tc>
      </w:tr>
      <w:tr w:rsidR="001532F8" w14:paraId="7B21D06A" w14:textId="77777777" w:rsidTr="00D54695">
        <w:trPr>
          <w:cantSplit/>
        </w:trPr>
        <w:tc>
          <w:tcPr>
            <w:tcW w:w="782" w:type="dxa"/>
          </w:tcPr>
          <w:p w14:paraId="4CC9F314" w14:textId="77777777" w:rsidR="001532F8" w:rsidRDefault="001532F8">
            <w:pPr>
              <w:rPr>
                <w:rFonts w:ascii="Times New Roman" w:hAnsi="Times New Roman"/>
                <w:sz w:val="22"/>
              </w:rPr>
            </w:pPr>
          </w:p>
        </w:tc>
        <w:tc>
          <w:tcPr>
            <w:tcW w:w="8460" w:type="dxa"/>
            <w:gridSpan w:val="3"/>
          </w:tcPr>
          <w:p w14:paraId="7A7F27AB" w14:textId="4B074F26" w:rsidR="001532F8" w:rsidRDefault="001532F8" w:rsidP="005A7A5A">
            <w:pPr>
              <w:pStyle w:val="ResumeBullet"/>
            </w:pPr>
            <w:bookmarkStart w:id="22" w:name="intelSummary"/>
            <w:bookmarkEnd w:id="22"/>
          </w:p>
        </w:tc>
      </w:tr>
      <w:tr w:rsidR="00654930" w14:paraId="72099680" w14:textId="77777777" w:rsidTr="00D54695">
        <w:trPr>
          <w:cantSplit/>
        </w:trPr>
        <w:tc>
          <w:tcPr>
            <w:tcW w:w="1862" w:type="dxa"/>
            <w:gridSpan w:val="2"/>
          </w:tcPr>
          <w:p w14:paraId="622F3B48" w14:textId="041EC131" w:rsidR="00654930" w:rsidRDefault="00654930" w:rsidP="00495BD9">
            <w:pPr>
              <w:rPr>
                <w:rFonts w:ascii="Times New Roman" w:hAnsi="Times New Roman"/>
                <w:b/>
                <w:sz w:val="22"/>
              </w:rPr>
            </w:pPr>
            <w:commentRangeStart w:id="23"/>
            <w:r>
              <w:rPr>
                <w:rFonts w:ascii="Times New Roman" w:hAnsi="Times New Roman"/>
                <w:b/>
                <w:sz w:val="22"/>
              </w:rPr>
              <w:t>20</w:t>
            </w:r>
            <w:r w:rsidR="00AF7048">
              <w:rPr>
                <w:rFonts w:ascii="Times New Roman" w:hAnsi="Times New Roman"/>
                <w:b/>
                <w:sz w:val="22"/>
              </w:rPr>
              <w:t>17</w:t>
            </w:r>
            <w:r>
              <w:rPr>
                <w:rFonts w:ascii="Times New Roman" w:hAnsi="Times New Roman"/>
                <w:b/>
                <w:sz w:val="22"/>
              </w:rPr>
              <w:t xml:space="preserve"> – </w:t>
            </w:r>
            <w:r w:rsidR="00AF7048">
              <w:rPr>
                <w:rFonts w:ascii="Times New Roman" w:hAnsi="Times New Roman"/>
                <w:b/>
                <w:sz w:val="22"/>
              </w:rPr>
              <w:t>Present</w:t>
            </w:r>
          </w:p>
        </w:tc>
        <w:tc>
          <w:tcPr>
            <w:tcW w:w="7380" w:type="dxa"/>
            <w:gridSpan w:val="2"/>
          </w:tcPr>
          <w:p w14:paraId="4902231B" w14:textId="4D166D33" w:rsidR="00654930" w:rsidDel="00FA2048" w:rsidRDefault="00654930" w:rsidP="00495BD9">
            <w:pPr>
              <w:rPr>
                <w:rFonts w:ascii="Times New Roman" w:hAnsi="Times New Roman"/>
                <w:b/>
                <w:sz w:val="22"/>
              </w:rPr>
            </w:pPr>
            <w:commentRangeStart w:id="24"/>
            <w:r>
              <w:rPr>
                <w:rFonts w:ascii="Times New Roman" w:hAnsi="Times New Roman"/>
                <w:b/>
                <w:sz w:val="22"/>
              </w:rPr>
              <w:t xml:space="preserve">Principal Engineer, Cloud </w:t>
            </w:r>
            <w:r w:rsidR="00AF7048">
              <w:rPr>
                <w:rFonts w:ascii="Times New Roman" w:hAnsi="Times New Roman"/>
                <w:b/>
                <w:sz w:val="22"/>
              </w:rPr>
              <w:t xml:space="preserve">SW </w:t>
            </w:r>
            <w:r>
              <w:rPr>
                <w:rFonts w:ascii="Times New Roman" w:hAnsi="Times New Roman"/>
                <w:b/>
                <w:sz w:val="22"/>
              </w:rPr>
              <w:t>Architecture</w:t>
            </w:r>
            <w:commentRangeEnd w:id="24"/>
            <w:r w:rsidR="00394EE2">
              <w:rPr>
                <w:rStyle w:val="CommentReference"/>
              </w:rPr>
              <w:commentReference w:id="24"/>
            </w:r>
            <w:commentRangeEnd w:id="23"/>
            <w:r w:rsidR="00394EE2">
              <w:rPr>
                <w:rStyle w:val="CommentReference"/>
              </w:rPr>
              <w:commentReference w:id="23"/>
            </w:r>
            <w:r w:rsidR="00AF7048">
              <w:rPr>
                <w:rFonts w:ascii="Times New Roman" w:hAnsi="Times New Roman"/>
                <w:b/>
                <w:sz w:val="22"/>
              </w:rPr>
              <w:t>/</w:t>
            </w:r>
            <w:del w:id="25" w:author="Gentry, Mark" w:date="2024-08-21T08:25:00Z" w16du:dateUtc="2024-08-21T12:25:00Z">
              <w:r w:rsidR="00AF7048" w:rsidDel="005752BB">
                <w:rPr>
                  <w:rFonts w:ascii="Times New Roman" w:hAnsi="Times New Roman"/>
                  <w:b/>
                  <w:sz w:val="22"/>
                </w:rPr>
                <w:delText>Cloud SW Architect/</w:delText>
              </w:r>
            </w:del>
            <w:r w:rsidR="00AF7048">
              <w:rPr>
                <w:rFonts w:ascii="Times New Roman" w:hAnsi="Times New Roman"/>
                <w:b/>
                <w:sz w:val="22"/>
              </w:rPr>
              <w:t>SW Architect</w:t>
            </w:r>
          </w:p>
        </w:tc>
      </w:tr>
      <w:tr w:rsidR="00F07270" w14:paraId="4AC57764" w14:textId="77777777" w:rsidTr="00D54695">
        <w:trPr>
          <w:cantSplit/>
        </w:trPr>
        <w:tc>
          <w:tcPr>
            <w:tcW w:w="1862" w:type="dxa"/>
            <w:gridSpan w:val="2"/>
          </w:tcPr>
          <w:p w14:paraId="675AC688" w14:textId="6716767D" w:rsidR="00F07270" w:rsidRDefault="00F07270" w:rsidP="00495BD9">
            <w:pPr>
              <w:rPr>
                <w:rFonts w:ascii="Times New Roman" w:hAnsi="Times New Roman"/>
                <w:b/>
                <w:sz w:val="22"/>
              </w:rPr>
            </w:pPr>
            <w:del w:id="26" w:author="Gentry, Mark" w:date="2024-08-18T10:55:00Z" w16du:dateUtc="2024-08-18T14:55:00Z">
              <w:r w:rsidDel="002E4C2C">
                <w:rPr>
                  <w:rFonts w:ascii="Times New Roman" w:hAnsi="Times New Roman"/>
                  <w:b/>
                  <w:sz w:val="22"/>
                </w:rPr>
                <w:delText>SUMMARY</w:delText>
              </w:r>
            </w:del>
          </w:p>
        </w:tc>
        <w:tc>
          <w:tcPr>
            <w:tcW w:w="7380" w:type="dxa"/>
            <w:gridSpan w:val="2"/>
          </w:tcPr>
          <w:p w14:paraId="207F329D" w14:textId="77777777" w:rsidR="00F07270" w:rsidRDefault="00F07270" w:rsidP="00495BD9">
            <w:pPr>
              <w:rPr>
                <w:rFonts w:ascii="Times New Roman" w:hAnsi="Times New Roman"/>
                <w:b/>
                <w:sz w:val="22"/>
              </w:rPr>
            </w:pPr>
          </w:p>
        </w:tc>
      </w:tr>
      <w:tr w:rsidR="00D54695" w14:paraId="223E14BD" w14:textId="77777777" w:rsidTr="00D54695">
        <w:trPr>
          <w:cantSplit/>
        </w:trPr>
        <w:tc>
          <w:tcPr>
            <w:tcW w:w="782" w:type="dxa"/>
          </w:tcPr>
          <w:p w14:paraId="5A682203" w14:textId="77777777" w:rsidR="00D54695" w:rsidRDefault="00D54695" w:rsidP="00495BD9">
            <w:pPr>
              <w:rPr>
                <w:rFonts w:ascii="Times New Roman" w:hAnsi="Times New Roman"/>
                <w:b/>
                <w:sz w:val="22"/>
              </w:rPr>
            </w:pPr>
          </w:p>
        </w:tc>
        <w:tc>
          <w:tcPr>
            <w:tcW w:w="8460" w:type="dxa"/>
            <w:gridSpan w:val="3"/>
          </w:tcPr>
          <w:p w14:paraId="286E623F" w14:textId="6D194226" w:rsidR="00B85E0F" w:rsidRPr="00027AEB" w:rsidRDefault="00027AEB">
            <w:pPr>
              <w:pStyle w:val="ResumeBullet"/>
              <w:ind w:left="187" w:hanging="187"/>
              <w:rPr>
                <w:b/>
                <w:bCs/>
                <w:rPrChange w:id="27" w:author="Gentry, Mark" w:date="2024-08-18T12:49:00Z" w16du:dateUtc="2024-08-18T16:49:00Z">
                  <w:rPr/>
                </w:rPrChange>
              </w:rPr>
              <w:pPrChange w:id="28" w:author="Gentry, Mark" w:date="2024-08-18T13:04:00Z" w16du:dateUtc="2024-08-18T17:04:00Z">
                <w:pPr>
                  <w:pStyle w:val="ResumeBullet"/>
                </w:pPr>
              </w:pPrChange>
            </w:pPr>
            <w:ins w:id="29" w:author="Gentry, Mark" w:date="2024-08-18T12:49:00Z" w16du:dateUtc="2024-08-18T16:49:00Z">
              <w:r w:rsidRPr="00027AEB">
                <w:rPr>
                  <w:b/>
                  <w:bCs/>
                  <w:rPrChange w:id="30" w:author="Gentry, Mark" w:date="2024-08-18T12:49:00Z" w16du:dateUtc="2024-08-18T16:49:00Z">
                    <w:rPr/>
                  </w:rPrChange>
                </w:rPr>
                <w:sym w:font="Symbol" w:char="F0B7"/>
              </w:r>
              <w:r w:rsidRPr="00027AEB">
                <w:rPr>
                  <w:b/>
                  <w:bCs/>
                  <w:rPrChange w:id="31" w:author="Gentry, Mark" w:date="2024-08-18T12:49:00Z" w16du:dateUtc="2024-08-18T16:49:00Z">
                    <w:rPr/>
                  </w:rPrChange>
                </w:rPr>
                <w:t xml:space="preserve">  </w:t>
              </w:r>
            </w:ins>
            <w:r w:rsidR="00B85E0F" w:rsidRPr="00027AEB">
              <w:rPr>
                <w:b/>
                <w:bCs/>
                <w:rPrChange w:id="32" w:author="Gentry, Mark" w:date="2024-08-18T12:49:00Z" w16du:dateUtc="2024-08-18T16:49:00Z">
                  <w:rPr/>
                </w:rPrChange>
              </w:rPr>
              <w:t xml:space="preserve">Led SGX SW response to </w:t>
            </w:r>
            <w:proofErr w:type="spellStart"/>
            <w:r w:rsidR="00F07270" w:rsidRPr="00027AEB">
              <w:rPr>
                <w:b/>
                <w:bCs/>
                <w:rPrChange w:id="33" w:author="Gentry, Mark" w:date="2024-08-18T12:49:00Z" w16du:dateUtc="2024-08-18T16:49:00Z">
                  <w:rPr/>
                </w:rPrChange>
              </w:rPr>
              <w:t>Spectre</w:t>
            </w:r>
            <w:proofErr w:type="spellEnd"/>
            <w:r w:rsidR="00F07270" w:rsidRPr="00027AEB">
              <w:rPr>
                <w:b/>
                <w:bCs/>
                <w:rPrChange w:id="34" w:author="Gentry, Mark" w:date="2024-08-18T12:49:00Z" w16du:dateUtc="2024-08-18T16:49:00Z">
                  <w:rPr/>
                </w:rPrChange>
              </w:rPr>
              <w:t xml:space="preserve"> and subsequently discovered microarchitectural/transient execution issues</w:t>
            </w:r>
            <w:r w:rsidR="00300E7B" w:rsidRPr="00027AEB">
              <w:rPr>
                <w:b/>
                <w:bCs/>
                <w:rPrChange w:id="35" w:author="Gentry, Mark" w:date="2024-08-18T12:49:00Z" w16du:dateUtc="2024-08-18T16:49:00Z">
                  <w:rPr/>
                </w:rPrChange>
              </w:rPr>
              <w:t xml:space="preserve">. Led mitigation efforts when mitigations were implemented in SW, for example, for </w:t>
            </w:r>
            <w:proofErr w:type="spellStart"/>
            <w:r w:rsidR="00300E7B" w:rsidRPr="00027AEB">
              <w:rPr>
                <w:b/>
                <w:bCs/>
                <w:rPrChange w:id="36" w:author="Gentry, Mark" w:date="2024-08-18T12:49:00Z" w16du:dateUtc="2024-08-18T16:49:00Z">
                  <w:rPr/>
                </w:rPrChange>
              </w:rPr>
              <w:t>Spectre</w:t>
            </w:r>
            <w:proofErr w:type="spellEnd"/>
            <w:r w:rsidR="00300E7B" w:rsidRPr="00027AEB">
              <w:rPr>
                <w:b/>
                <w:bCs/>
                <w:rPrChange w:id="37" w:author="Gentry, Mark" w:date="2024-08-18T12:49:00Z" w16du:dateUtc="2024-08-18T16:49:00Z">
                  <w:rPr/>
                </w:rPrChange>
              </w:rPr>
              <w:t xml:space="preserve"> variant 1 and </w:t>
            </w:r>
            <w:ins w:id="38" w:author="Gentry, Mark" w:date="2024-08-16T15:01:00Z" w16du:dateUtc="2024-08-16T19:01:00Z">
              <w:r w:rsidR="00245AC8" w:rsidRPr="00027AEB">
                <w:rPr>
                  <w:b/>
                  <w:bCs/>
                  <w:rPrChange w:id="39" w:author="Gentry, Mark" w:date="2024-08-18T12:49:00Z" w16du:dateUtc="2024-08-18T16:49:00Z">
                    <w:rPr/>
                  </w:rPrChange>
                </w:rPr>
                <w:fldChar w:fldCharType="begin"/>
              </w:r>
              <w:r w:rsidR="00245AC8" w:rsidRPr="00027AEB">
                <w:rPr>
                  <w:b/>
                  <w:bCs/>
                  <w:rPrChange w:id="40" w:author="Gentry, Mark" w:date="2024-08-18T12:49:00Z" w16du:dateUtc="2024-08-18T16:49:00Z">
                    <w:rPr/>
                  </w:rPrChange>
                </w:rPr>
                <w:instrText>HYPERLINK "https://lviattack.eu/"</w:instrText>
              </w:r>
              <w:r w:rsidR="00245AC8" w:rsidRPr="003A78AA">
                <w:rPr>
                  <w:b/>
                  <w:bCs/>
                </w:rPr>
              </w:r>
              <w:r w:rsidR="00245AC8" w:rsidRPr="00027AEB">
                <w:rPr>
                  <w:b/>
                  <w:bCs/>
                  <w:rPrChange w:id="41" w:author="Gentry, Mark" w:date="2024-08-18T12:49:00Z" w16du:dateUtc="2024-08-18T16:49:00Z">
                    <w:rPr/>
                  </w:rPrChange>
                </w:rPr>
                <w:fldChar w:fldCharType="separate"/>
              </w:r>
              <w:r w:rsidR="00300E7B" w:rsidRPr="00027AEB">
                <w:rPr>
                  <w:rStyle w:val="Hyperlink"/>
                  <w:b/>
                  <w:bCs/>
                  <w:rPrChange w:id="42" w:author="Gentry, Mark" w:date="2024-08-18T12:49:00Z" w16du:dateUtc="2024-08-18T16:49:00Z">
                    <w:rPr>
                      <w:rStyle w:val="Hyperlink"/>
                    </w:rPr>
                  </w:rPrChange>
                </w:rPr>
                <w:t>LVI</w:t>
              </w:r>
              <w:r w:rsidR="00245AC8" w:rsidRPr="00027AEB">
                <w:rPr>
                  <w:b/>
                  <w:bCs/>
                  <w:rPrChange w:id="43" w:author="Gentry, Mark" w:date="2024-08-18T12:49:00Z" w16du:dateUtc="2024-08-18T16:49:00Z">
                    <w:rPr/>
                  </w:rPrChange>
                </w:rPr>
                <w:fldChar w:fldCharType="end"/>
              </w:r>
            </w:ins>
            <w:r w:rsidR="00300E7B" w:rsidRPr="00027AEB">
              <w:rPr>
                <w:b/>
                <w:bCs/>
                <w:rPrChange w:id="44" w:author="Gentry, Mark" w:date="2024-08-18T12:49:00Z" w16du:dateUtc="2024-08-18T16:49:00Z">
                  <w:rPr/>
                </w:rPrChange>
              </w:rPr>
              <w:t xml:space="preserve"> (load value injection).</w:t>
            </w:r>
            <w:r w:rsidR="00430E47" w:rsidRPr="00027AEB">
              <w:rPr>
                <w:b/>
                <w:bCs/>
                <w:rPrChange w:id="45" w:author="Gentry, Mark" w:date="2024-08-18T12:49:00Z" w16du:dateUtc="2024-08-18T16:49:00Z">
                  <w:rPr/>
                </w:rPrChange>
              </w:rPr>
              <w:t xml:space="preserve"> In all cases, </w:t>
            </w:r>
            <w:r w:rsidR="00ED10D3" w:rsidRPr="00027AEB">
              <w:rPr>
                <w:b/>
                <w:bCs/>
                <w:rPrChange w:id="46" w:author="Gentry, Mark" w:date="2024-08-18T12:49:00Z" w16du:dateUtc="2024-08-18T16:49:00Z">
                  <w:rPr/>
                </w:rPrChange>
              </w:rPr>
              <w:t xml:space="preserve">heavily involved in </w:t>
            </w:r>
            <w:del w:id="47" w:author="Gentry, Mark" w:date="2024-08-18T12:50:00Z" w16du:dateUtc="2024-08-18T16:50:00Z">
              <w:r w:rsidR="00ED10D3" w:rsidRPr="00027AEB" w:rsidDel="00027AEB">
                <w:rPr>
                  <w:b/>
                  <w:bCs/>
                  <w:rPrChange w:id="48" w:author="Gentry, Mark" w:date="2024-08-18T12:49:00Z" w16du:dateUtc="2024-08-18T16:49:00Z">
                    <w:rPr/>
                  </w:rPrChange>
                </w:rPr>
                <w:delText xml:space="preserve">both </w:delText>
              </w:r>
            </w:del>
            <w:r w:rsidR="00ED10D3" w:rsidRPr="00027AEB">
              <w:rPr>
                <w:b/>
                <w:bCs/>
                <w:rPrChange w:id="49" w:author="Gentry, Mark" w:date="2024-08-18T12:49:00Z" w16du:dateUtc="2024-08-18T16:49:00Z">
                  <w:rPr/>
                </w:rPrChange>
              </w:rPr>
              <w:t xml:space="preserve">defining and executing Intel’s Confidential Computing </w:t>
            </w:r>
            <w:ins w:id="50" w:author="Gentry, Mark" w:date="2024-08-18T11:05:00Z" w16du:dateUtc="2024-08-18T15:05:00Z">
              <w:r w:rsidR="001C06EA" w:rsidRPr="00027AEB">
                <w:rPr>
                  <w:b/>
                  <w:bCs/>
                  <w:rPrChange w:id="51" w:author="Gentry, Mark" w:date="2024-08-18T12:49:00Z" w16du:dateUtc="2024-08-18T16:49:00Z">
                    <w:rPr/>
                  </w:rPrChange>
                </w:rPr>
                <w:t xml:space="preserve">(CC) </w:t>
              </w:r>
            </w:ins>
            <w:r w:rsidR="00ED10D3" w:rsidRPr="00027AEB">
              <w:rPr>
                <w:b/>
                <w:bCs/>
                <w:rPrChange w:id="52" w:author="Gentry, Mark" w:date="2024-08-18T12:49:00Z" w16du:dateUtc="2024-08-18T16:49:00Z">
                  <w:rPr/>
                </w:rPrChange>
              </w:rPr>
              <w:t xml:space="preserve">TCB Recovery process. </w:t>
            </w:r>
          </w:p>
          <w:p w14:paraId="5E6BF9BB" w14:textId="0282CAC8" w:rsidR="00B85E0F" w:rsidRPr="00027AEB" w:rsidDel="00027AEB" w:rsidRDefault="00B85E0F" w:rsidP="00495BD9">
            <w:pPr>
              <w:pStyle w:val="ResumeBullet"/>
              <w:rPr>
                <w:del w:id="53" w:author="Gentry, Mark" w:date="2024-08-18T12:49:00Z" w16du:dateUtc="2024-08-18T16:49:00Z"/>
                <w:b/>
                <w:bCs/>
                <w:rPrChange w:id="54" w:author="Gentry, Mark" w:date="2024-08-18T12:49:00Z" w16du:dateUtc="2024-08-18T16:49:00Z">
                  <w:rPr>
                    <w:del w:id="55" w:author="Gentry, Mark" w:date="2024-08-18T12:49:00Z" w16du:dateUtc="2024-08-18T16:49:00Z"/>
                  </w:rPr>
                </w:rPrChange>
              </w:rPr>
            </w:pPr>
          </w:p>
          <w:p w14:paraId="67EDA0C8" w14:textId="2BFBBEFA" w:rsidR="00D54695" w:rsidRPr="00027AEB" w:rsidRDefault="00027AEB">
            <w:pPr>
              <w:pStyle w:val="ResumeBullet"/>
              <w:ind w:left="187" w:hanging="187"/>
              <w:rPr>
                <w:b/>
                <w:bCs/>
                <w:rPrChange w:id="56" w:author="Gentry, Mark" w:date="2024-08-18T12:49:00Z" w16du:dateUtc="2024-08-18T16:49:00Z">
                  <w:rPr/>
                </w:rPrChange>
              </w:rPr>
              <w:pPrChange w:id="57" w:author="Gentry, Mark" w:date="2024-08-18T13:04:00Z" w16du:dateUtc="2024-08-18T17:04:00Z">
                <w:pPr>
                  <w:pStyle w:val="ResumeBullet"/>
                </w:pPr>
              </w:pPrChange>
            </w:pPr>
            <w:ins w:id="58" w:author="Gentry, Mark" w:date="2024-08-18T12:49:00Z" w16du:dateUtc="2024-08-18T16:49:00Z">
              <w:r w:rsidRPr="00027AEB">
                <w:rPr>
                  <w:b/>
                  <w:bCs/>
                  <w:rPrChange w:id="59" w:author="Gentry, Mark" w:date="2024-08-18T12:49:00Z" w16du:dateUtc="2024-08-18T16:49:00Z">
                    <w:rPr/>
                  </w:rPrChange>
                </w:rPr>
                <w:sym w:font="Symbol" w:char="F0B7"/>
              </w:r>
              <w:r w:rsidRPr="00027AEB">
                <w:rPr>
                  <w:b/>
                  <w:bCs/>
                  <w:rPrChange w:id="60" w:author="Gentry, Mark" w:date="2024-08-18T12:49:00Z" w16du:dateUtc="2024-08-18T16:49:00Z">
                    <w:rPr/>
                  </w:rPrChange>
                </w:rPr>
                <w:t xml:space="preserve">  </w:t>
              </w:r>
            </w:ins>
            <w:r w:rsidR="001E61A5" w:rsidRPr="00027AEB">
              <w:rPr>
                <w:b/>
                <w:bCs/>
                <w:rPrChange w:id="61" w:author="Gentry, Mark" w:date="2024-08-18T12:49:00Z" w16du:dateUtc="2024-08-18T16:49:00Z">
                  <w:rPr/>
                </w:rPrChange>
              </w:rPr>
              <w:t xml:space="preserve">Recognized gaps in validation of Intel updates </w:t>
            </w:r>
            <w:r w:rsidR="00254A16" w:rsidRPr="00027AEB">
              <w:rPr>
                <w:b/>
                <w:bCs/>
                <w:rPrChange w:id="62" w:author="Gentry, Mark" w:date="2024-08-18T12:49:00Z" w16du:dateUtc="2024-08-18T16:49:00Z">
                  <w:rPr/>
                </w:rPrChange>
              </w:rPr>
              <w:t>containing</w:t>
            </w:r>
            <w:r w:rsidR="001E61A5" w:rsidRPr="00027AEB">
              <w:rPr>
                <w:b/>
                <w:bCs/>
                <w:rPrChange w:id="63" w:author="Gentry, Mark" w:date="2024-08-18T12:49:00Z" w16du:dateUtc="2024-08-18T16:49:00Z">
                  <w:rPr/>
                </w:rPrChange>
              </w:rPr>
              <w:t xml:space="preserve"> mitigations for SGX/TDX vulnerabilities. </w:t>
            </w:r>
            <w:r w:rsidR="00254A16" w:rsidRPr="00027AEB">
              <w:rPr>
                <w:b/>
                <w:bCs/>
                <w:rPrChange w:id="64" w:author="Gentry, Mark" w:date="2024-08-18T12:49:00Z" w16du:dateUtc="2024-08-18T16:49:00Z">
                  <w:rPr/>
                </w:rPrChange>
              </w:rPr>
              <w:t>Volunteered to address this by writing test plan</w:t>
            </w:r>
            <w:r w:rsidR="00B85E0F" w:rsidRPr="00027AEB">
              <w:rPr>
                <w:b/>
                <w:bCs/>
                <w:rPrChange w:id="65" w:author="Gentry, Mark" w:date="2024-08-18T12:49:00Z" w16du:dateUtc="2024-08-18T16:49:00Z">
                  <w:rPr/>
                </w:rPrChange>
              </w:rPr>
              <w:t xml:space="preserve"> (100+ pages)</w:t>
            </w:r>
            <w:r w:rsidR="00254A16" w:rsidRPr="00027AEB">
              <w:rPr>
                <w:b/>
                <w:bCs/>
                <w:rPrChange w:id="66" w:author="Gentry, Mark" w:date="2024-08-18T12:49:00Z" w16du:dateUtc="2024-08-18T16:49:00Z">
                  <w:rPr/>
                </w:rPrChange>
              </w:rPr>
              <w:t>, working with and mentoring validation engineers and by leading effort to utilize “attestation infrastructure” additions dedicated to validation.</w:t>
            </w:r>
          </w:p>
        </w:tc>
      </w:tr>
      <w:tr w:rsidR="00F07270" w:rsidDel="0046104B" w14:paraId="0AB10FBD" w14:textId="25202910" w:rsidTr="00D54695">
        <w:trPr>
          <w:cantSplit/>
          <w:del w:id="67" w:author="Gentry, Mark" w:date="2024-08-16T22:49:00Z"/>
        </w:trPr>
        <w:tc>
          <w:tcPr>
            <w:tcW w:w="782" w:type="dxa"/>
          </w:tcPr>
          <w:p w14:paraId="0742CB4E" w14:textId="4F7C994E" w:rsidR="00F07270" w:rsidDel="0046104B" w:rsidRDefault="00F07270" w:rsidP="00495BD9">
            <w:pPr>
              <w:rPr>
                <w:del w:id="68" w:author="Gentry, Mark" w:date="2024-08-16T22:49:00Z" w16du:dateUtc="2024-08-17T02:49:00Z"/>
                <w:rFonts w:ascii="Times New Roman" w:hAnsi="Times New Roman"/>
                <w:b/>
                <w:sz w:val="22"/>
              </w:rPr>
            </w:pPr>
          </w:p>
        </w:tc>
        <w:tc>
          <w:tcPr>
            <w:tcW w:w="8460" w:type="dxa"/>
            <w:gridSpan w:val="3"/>
          </w:tcPr>
          <w:p w14:paraId="287E2729" w14:textId="7A1224F1" w:rsidR="00F07270" w:rsidDel="0046104B" w:rsidRDefault="00F07270" w:rsidP="00495BD9">
            <w:pPr>
              <w:pStyle w:val="ResumeBullet"/>
              <w:rPr>
                <w:del w:id="69" w:author="Gentry, Mark" w:date="2024-08-16T22:49:00Z" w16du:dateUtc="2024-08-17T02:49:00Z"/>
              </w:rPr>
            </w:pPr>
          </w:p>
        </w:tc>
      </w:tr>
      <w:tr w:rsidR="005A596D" w:rsidDel="006B0544" w14:paraId="3EBA6DDC" w14:textId="2FD8F296" w:rsidTr="00150D99">
        <w:trPr>
          <w:cantSplit/>
        </w:trPr>
        <w:tc>
          <w:tcPr>
            <w:tcW w:w="782" w:type="dxa"/>
          </w:tcPr>
          <w:p w14:paraId="2B525657" w14:textId="1DBCAF85" w:rsidR="005A596D" w:rsidDel="006B0544" w:rsidRDefault="005A596D" w:rsidP="00150D99">
            <w:pPr>
              <w:rPr>
                <w:moveFrom w:id="70" w:author="Gentry, Mark" w:date="2024-08-14T08:27:00Z" w16du:dateUtc="2024-08-14T12:27:00Z"/>
                <w:rFonts w:ascii="Times New Roman" w:hAnsi="Times New Roman"/>
                <w:b/>
                <w:sz w:val="22"/>
              </w:rPr>
            </w:pPr>
            <w:moveFromRangeStart w:id="71" w:author="Gentry, Mark" w:date="2024-08-14T08:27:00Z" w:name="move174516494"/>
          </w:p>
        </w:tc>
        <w:tc>
          <w:tcPr>
            <w:tcW w:w="8460" w:type="dxa"/>
            <w:gridSpan w:val="3"/>
          </w:tcPr>
          <w:p w14:paraId="10C7093F" w14:textId="7DC95543" w:rsidR="005A596D" w:rsidDel="006B0544" w:rsidRDefault="005A596D" w:rsidP="00150D99">
            <w:pPr>
              <w:pStyle w:val="ResumeBullet"/>
              <w:rPr>
                <w:moveFrom w:id="72" w:author="Gentry, Mark" w:date="2024-08-14T08:27:00Z" w16du:dateUtc="2024-08-14T12:27:00Z"/>
              </w:rPr>
            </w:pPr>
            <w:moveFrom w:id="73" w:author="Gentry, Mark" w:date="2024-08-14T08:27:00Z" w16du:dateUtc="2024-08-14T12:27:00Z">
              <w:r w:rsidDel="006B0544">
                <w:sym w:font="Symbol" w:char="F0B7"/>
              </w:r>
              <w:r w:rsidDel="006B0544">
                <w:t xml:space="preserve">  Led the effort to develop tools and to modify existing GCC and Microsoft tool chains to be able to add LVI mitigations without changing source code</w:t>
              </w:r>
              <w:r w:rsidR="000E7553" w:rsidDel="006B0544">
                <w:t>, which was not viable for LVI</w:t>
              </w:r>
              <w:r w:rsidDel="006B0544">
                <w:t>. Defined different LVI mitigation options, realizing the performance impact of full mitigations.</w:t>
              </w:r>
            </w:moveFrom>
          </w:p>
        </w:tc>
      </w:tr>
      <w:moveFromRangeEnd w:id="71"/>
      <w:tr w:rsidR="00DA2A4B" w14:paraId="5D15AE36" w14:textId="77777777" w:rsidTr="00495BD9">
        <w:trPr>
          <w:cantSplit/>
        </w:trPr>
        <w:tc>
          <w:tcPr>
            <w:tcW w:w="782" w:type="dxa"/>
          </w:tcPr>
          <w:p w14:paraId="7978B558" w14:textId="77777777" w:rsidR="00DA2A4B" w:rsidRDefault="00DA2A4B" w:rsidP="00495BD9">
            <w:pPr>
              <w:rPr>
                <w:rFonts w:ascii="Times New Roman" w:hAnsi="Times New Roman"/>
                <w:b/>
                <w:sz w:val="22"/>
              </w:rPr>
            </w:pPr>
          </w:p>
        </w:tc>
        <w:tc>
          <w:tcPr>
            <w:tcW w:w="8460" w:type="dxa"/>
            <w:gridSpan w:val="3"/>
          </w:tcPr>
          <w:p w14:paraId="26D1E39C" w14:textId="2302CD15" w:rsidR="00DA2A4B" w:rsidRDefault="00DA2A4B" w:rsidP="00495BD9">
            <w:pPr>
              <w:pStyle w:val="ResumeBullet"/>
            </w:pPr>
            <w:r>
              <w:sym w:font="Symbol" w:char="F0B7"/>
            </w:r>
            <w:r>
              <w:t xml:space="preserve">  </w:t>
            </w:r>
            <w:r w:rsidR="00840570">
              <w:t>Implemented improvements to SGX/TDX attestation process</w:t>
            </w:r>
            <w:r>
              <w:t>.</w:t>
            </w:r>
            <w:r w:rsidR="00EE5218">
              <w:t xml:space="preserve"> </w:t>
            </w:r>
            <w:r w:rsidR="00EB64BF">
              <w:t xml:space="preserve">The improvements considered the needs of </w:t>
            </w:r>
            <w:r w:rsidR="000B3627">
              <w:t>customers, validation requirements and the overall integrity of the process.</w:t>
            </w:r>
          </w:p>
        </w:tc>
      </w:tr>
      <w:tr w:rsidR="001C06EA" w14:paraId="146F7D43" w14:textId="77777777" w:rsidTr="00495BD9">
        <w:trPr>
          <w:cantSplit/>
          <w:ins w:id="74" w:author="Gentry, Mark" w:date="2024-08-18T11:03:00Z"/>
        </w:trPr>
        <w:tc>
          <w:tcPr>
            <w:tcW w:w="782" w:type="dxa"/>
          </w:tcPr>
          <w:p w14:paraId="1A1E27AD" w14:textId="77777777" w:rsidR="001C06EA" w:rsidRDefault="001C06EA" w:rsidP="00495BD9">
            <w:pPr>
              <w:rPr>
                <w:ins w:id="75" w:author="Gentry, Mark" w:date="2024-08-18T11:03:00Z" w16du:dateUtc="2024-08-18T15:03:00Z"/>
                <w:rFonts w:ascii="Times New Roman" w:hAnsi="Times New Roman"/>
                <w:b/>
                <w:sz w:val="22"/>
              </w:rPr>
            </w:pPr>
          </w:p>
        </w:tc>
        <w:tc>
          <w:tcPr>
            <w:tcW w:w="8460" w:type="dxa"/>
            <w:gridSpan w:val="3"/>
          </w:tcPr>
          <w:p w14:paraId="11E4DFEF" w14:textId="41460203" w:rsidR="001C06EA" w:rsidRDefault="001C06EA" w:rsidP="00495BD9">
            <w:pPr>
              <w:pStyle w:val="ResumeBullet"/>
              <w:rPr>
                <w:ins w:id="76" w:author="Gentry, Mark" w:date="2024-08-18T11:03:00Z" w16du:dateUtc="2024-08-18T15:03:00Z"/>
              </w:rPr>
            </w:pPr>
            <w:ins w:id="77" w:author="Gentry, Mark" w:date="2024-08-18T11:04:00Z" w16du:dateUtc="2024-08-18T15:04:00Z">
              <w:r>
                <w:sym w:font="Symbol" w:char="F0B7"/>
              </w:r>
              <w:r>
                <w:t xml:space="preserve">  </w:t>
              </w:r>
            </w:ins>
            <w:ins w:id="78" w:author="Gentry, Mark" w:date="2024-08-18T11:06:00Z" w16du:dateUtc="2024-08-18T15:06:00Z">
              <w:r>
                <w:t>Work with customers</w:t>
              </w:r>
            </w:ins>
            <w:ins w:id="79" w:author="Gentry, Mark" w:date="2024-08-18T11:07:00Z" w16du:dateUtc="2024-08-18T15:07:00Z">
              <w:r>
                <w:t xml:space="preserve">, </w:t>
              </w:r>
            </w:ins>
            <w:ins w:id="80" w:author="Gentry, Mark" w:date="2024-08-18T11:06:00Z" w16du:dateUtc="2024-08-18T15:06:00Z">
              <w:r>
                <w:t xml:space="preserve">including Microsoft </w:t>
              </w:r>
            </w:ins>
            <w:ins w:id="81" w:author="Gentry, Mark" w:date="2024-08-18T11:07:00Z" w16du:dateUtc="2024-08-18T15:07:00Z">
              <w:r>
                <w:t>Azure CC engineers</w:t>
              </w:r>
            </w:ins>
            <w:ins w:id="82" w:author="Gentry, Mark" w:date="2024-08-18T11:08:00Z" w16du:dateUtc="2024-08-18T15:08:00Z">
              <w:r>
                <w:t xml:space="preserve">, </w:t>
              </w:r>
            </w:ins>
            <w:ins w:id="83" w:author="Gentry, Mark" w:date="2024-08-18T11:29:00Z" w16du:dateUtc="2024-08-18T15:29:00Z">
              <w:r w:rsidR="004A48AE">
                <w:t xml:space="preserve">to ensure </w:t>
              </w:r>
            </w:ins>
            <w:ins w:id="84" w:author="Gentry, Mark" w:date="2024-08-18T11:30:00Z" w16du:dateUtc="2024-08-18T15:30:00Z">
              <w:r w:rsidR="004A48AE">
                <w:t xml:space="preserve">understanding of </w:t>
              </w:r>
            </w:ins>
            <w:ins w:id="85" w:author="Gentry, Mark" w:date="2024-08-18T11:31:00Z" w16du:dateUtc="2024-08-18T15:31:00Z">
              <w:r w:rsidR="004A48AE">
                <w:t>how Intel addresses security issues affecting SGX/TDX and the corres</w:t>
              </w:r>
            </w:ins>
            <w:ins w:id="86" w:author="Gentry, Mark" w:date="2024-08-18T11:32:00Z" w16du:dateUtc="2024-08-18T15:32:00Z">
              <w:r w:rsidR="004A48AE">
                <w:t xml:space="preserve">ponding implications </w:t>
              </w:r>
            </w:ins>
            <w:ins w:id="87" w:author="Gentry, Mark" w:date="2024-08-18T11:38:00Z" w16du:dateUtc="2024-08-18T15:38:00Z">
              <w:r w:rsidR="00C61F76">
                <w:t>for</w:t>
              </w:r>
            </w:ins>
            <w:ins w:id="88" w:author="Gentry, Mark" w:date="2024-08-18T11:32:00Z" w16du:dateUtc="2024-08-18T15:32:00Z">
              <w:r w:rsidR="004A48AE">
                <w:t xml:space="preserve"> attestation.</w:t>
              </w:r>
            </w:ins>
          </w:p>
        </w:tc>
      </w:tr>
      <w:tr w:rsidR="00011A9F" w14:paraId="52A7AFCE" w14:textId="77777777" w:rsidTr="00495BD9">
        <w:trPr>
          <w:cantSplit/>
        </w:trPr>
        <w:tc>
          <w:tcPr>
            <w:tcW w:w="782" w:type="dxa"/>
          </w:tcPr>
          <w:p w14:paraId="3AB837AB" w14:textId="77777777" w:rsidR="00011A9F" w:rsidRDefault="00011A9F" w:rsidP="00495BD9">
            <w:pPr>
              <w:rPr>
                <w:rFonts w:ascii="Times New Roman" w:hAnsi="Times New Roman"/>
                <w:b/>
                <w:sz w:val="22"/>
              </w:rPr>
            </w:pPr>
          </w:p>
        </w:tc>
        <w:tc>
          <w:tcPr>
            <w:tcW w:w="8460" w:type="dxa"/>
            <w:gridSpan w:val="3"/>
          </w:tcPr>
          <w:p w14:paraId="483C76D5" w14:textId="316064A8" w:rsidR="00011A9F" w:rsidRDefault="00011A9F" w:rsidP="00495BD9">
            <w:pPr>
              <w:pStyle w:val="ResumeBullet"/>
            </w:pPr>
            <w:r>
              <w:sym w:font="Symbol" w:char="F0B7"/>
            </w:r>
            <w:r>
              <w:t xml:space="preserve">  Provided oversight to Intel validation </w:t>
            </w:r>
            <w:r w:rsidR="00DA2A4B">
              <w:t xml:space="preserve">teams </w:t>
            </w:r>
            <w:r>
              <w:t xml:space="preserve">responsible for </w:t>
            </w:r>
            <w:r w:rsidR="00DA2A4B">
              <w:t>SGX/TDX validation after recognizing need for improvements</w:t>
            </w:r>
            <w:del w:id="89" w:author="Gentry, Mark" w:date="2024-08-18T12:53:00Z" w16du:dateUtc="2024-08-18T16:53:00Z">
              <w:r w:rsidR="00DA2A4B" w:rsidDel="00027AEB">
                <w:delText>. This included writing test cases related to attestation and other features of SGX/TDX and mentoring engineers responsible for executing them</w:delText>
              </w:r>
            </w:del>
            <w:r w:rsidR="00DA2A4B">
              <w:t>.</w:t>
            </w:r>
          </w:p>
        </w:tc>
      </w:tr>
      <w:tr w:rsidR="005C5E75" w14:paraId="3A9A67B1" w14:textId="77777777" w:rsidTr="00495BD9">
        <w:trPr>
          <w:cantSplit/>
          <w:ins w:id="90" w:author="Gentry, Mark" w:date="2024-08-16T12:30:00Z"/>
        </w:trPr>
        <w:tc>
          <w:tcPr>
            <w:tcW w:w="782" w:type="dxa"/>
          </w:tcPr>
          <w:p w14:paraId="443DFCF6" w14:textId="77777777" w:rsidR="005C5E75" w:rsidRDefault="005C5E75" w:rsidP="00495BD9">
            <w:pPr>
              <w:rPr>
                <w:ins w:id="91" w:author="Gentry, Mark" w:date="2024-08-16T12:30:00Z" w16du:dateUtc="2024-08-16T16:30:00Z"/>
                <w:rFonts w:ascii="Times New Roman" w:hAnsi="Times New Roman"/>
                <w:b/>
                <w:sz w:val="22"/>
              </w:rPr>
            </w:pPr>
          </w:p>
        </w:tc>
        <w:tc>
          <w:tcPr>
            <w:tcW w:w="8460" w:type="dxa"/>
            <w:gridSpan w:val="3"/>
          </w:tcPr>
          <w:p w14:paraId="191E4DC6" w14:textId="30CDDCA2" w:rsidR="005C5E75" w:rsidRDefault="00AC2340" w:rsidP="00732569">
            <w:pPr>
              <w:pStyle w:val="ResumeBullet"/>
              <w:rPr>
                <w:ins w:id="92" w:author="Gentry, Mark" w:date="2024-08-16T12:30:00Z" w16du:dateUtc="2024-08-16T16:30:00Z"/>
              </w:rPr>
            </w:pPr>
            <w:ins w:id="93" w:author="Gentry, Mark" w:date="2024-08-16T12:48:00Z" w16du:dateUtc="2024-08-16T16:48:00Z">
              <w:r>
                <w:sym w:font="Symbol" w:char="F0B7"/>
              </w:r>
              <w:r>
                <w:t xml:space="preserve">  </w:t>
              </w:r>
            </w:ins>
            <w:ins w:id="94" w:author="Gentry, Mark" w:date="2024-08-16T12:32:00Z" w16du:dateUtc="2024-08-16T16:32:00Z">
              <w:r w:rsidR="005C5E75">
                <w:t>Led respo</w:t>
              </w:r>
            </w:ins>
            <w:ins w:id="95" w:author="Gentry, Mark" w:date="2024-08-16T12:34:00Z" w16du:dateUtc="2024-08-16T16:34:00Z">
              <w:r w:rsidR="005C5E75">
                <w:t xml:space="preserve">nse to </w:t>
              </w:r>
            </w:ins>
            <w:ins w:id="96" w:author="Gentry, Mark" w:date="2024-08-16T12:44:00Z" w16du:dateUtc="2024-08-16T16:44:00Z">
              <w:r>
                <w:fldChar w:fldCharType="begin"/>
              </w:r>
              <w:r>
                <w:instrText>HYPERLINK "https://sgx.fail/"</w:instrText>
              </w:r>
              <w:r>
                <w:fldChar w:fldCharType="separate"/>
              </w:r>
              <w:r w:rsidR="005C5E75" w:rsidRPr="00AC2340">
                <w:rPr>
                  <w:rStyle w:val="Hyperlink"/>
                </w:rPr>
                <w:t>SGX.Fail</w:t>
              </w:r>
              <w:r>
                <w:fldChar w:fldCharType="end"/>
              </w:r>
            </w:ins>
            <w:ins w:id="97" w:author="Gentry, Mark" w:date="2024-08-16T12:34:00Z" w16du:dateUtc="2024-08-16T16:34:00Z">
              <w:r w:rsidR="005C5E75">
                <w:t xml:space="preserve"> </w:t>
              </w:r>
            </w:ins>
            <w:ins w:id="98" w:author="Gentry, Mark" w:date="2024-08-16T12:35:00Z" w16du:dateUtc="2024-08-16T16:35:00Z">
              <w:r w:rsidR="005C5E75">
                <w:t>research that explored the implications of s</w:t>
              </w:r>
            </w:ins>
            <w:ins w:id="99" w:author="Gentry, Mark" w:date="2024-08-16T12:36:00Z" w16du:dateUtc="2024-08-16T16:36:00Z">
              <w:r w:rsidR="005C5E75">
                <w:t>tale attestation results</w:t>
              </w:r>
            </w:ins>
            <w:ins w:id="100" w:author="Gentry, Mark" w:date="2024-08-18T12:54:00Z" w16du:dateUtc="2024-08-18T16:54:00Z">
              <w:r w:rsidR="00027AEB">
                <w:t xml:space="preserve"> and where the </w:t>
              </w:r>
            </w:ins>
            <w:ins w:id="101" w:author="Gentry, Mark" w:date="2024-08-16T12:39:00Z" w16du:dateUtc="2024-08-16T16:39:00Z">
              <w:r w:rsidR="005C5E75">
                <w:t xml:space="preserve">researchers were able to </w:t>
              </w:r>
            </w:ins>
            <w:ins w:id="102" w:author="Gentry, Mark" w:date="2024-08-16T13:27:00Z" w16du:dateUtc="2024-08-16T17:27:00Z">
              <w:r w:rsidR="00732569">
                <w:t xml:space="preserve">compromise the privacy of </w:t>
              </w:r>
            </w:ins>
            <w:ins w:id="103" w:author="Gentry, Mark" w:date="2024-08-18T12:53:00Z" w16du:dateUtc="2024-08-18T16:53:00Z">
              <w:r w:rsidR="00027AEB">
                <w:t>a pop</w:t>
              </w:r>
            </w:ins>
            <w:ins w:id="104" w:author="Gentry, Mark" w:date="2024-08-18T12:54:00Z" w16du:dateUtc="2024-08-18T16:54:00Z">
              <w:r w:rsidR="00027AEB">
                <w:t xml:space="preserve">ular </w:t>
              </w:r>
            </w:ins>
            <w:ins w:id="105" w:author="Gentry, Mark" w:date="2024-08-16T13:27:00Z" w16du:dateUtc="2024-08-16T17:27:00Z">
              <w:r w:rsidR="00732569">
                <w:t xml:space="preserve">block chain. </w:t>
              </w:r>
            </w:ins>
            <w:ins w:id="106" w:author="Gentry, Mark" w:date="2024-08-16T13:28:00Z" w16du:dateUtc="2024-08-16T17:28:00Z">
              <w:r w:rsidR="00732569">
                <w:t>Worked closely with the block cha</w:t>
              </w:r>
            </w:ins>
            <w:ins w:id="107" w:author="Gentry, Mark" w:date="2024-08-16T13:29:00Z" w16du:dateUtc="2024-08-16T17:29:00Z">
              <w:r w:rsidR="00732569">
                <w:t>in vendor to utilize additional information in the attestation response</w:t>
              </w:r>
            </w:ins>
            <w:ins w:id="108" w:author="Gentry, Mark" w:date="2024-08-16T13:30:00Z" w16du:dateUtc="2024-08-16T17:30:00Z">
              <w:r w:rsidR="00732569">
                <w:t xml:space="preserve"> to limit the breach.</w:t>
              </w:r>
            </w:ins>
            <w:ins w:id="109" w:author="Gentry, Mark" w:date="2024-08-16T14:58:00Z" w16du:dateUtc="2024-08-16T18:58:00Z">
              <w:r w:rsidR="007F7ED6">
                <w:t xml:space="preserve"> Balance</w:t>
              </w:r>
            </w:ins>
            <w:ins w:id="110" w:author="Gentry, Mark" w:date="2024-08-16T14:59:00Z" w16du:dateUtc="2024-08-16T18:59:00Z">
              <w:r w:rsidR="007F7ED6">
                <w:t>d</w:t>
              </w:r>
            </w:ins>
            <w:ins w:id="111" w:author="Gentry, Mark" w:date="2024-08-16T14:58:00Z" w16du:dateUtc="2024-08-16T18:58:00Z">
              <w:r w:rsidR="007F7ED6">
                <w:t xml:space="preserve"> tradeoffs</w:t>
              </w:r>
            </w:ins>
            <w:ins w:id="112" w:author="Gentry, Mark" w:date="2024-08-16T14:59:00Z" w16du:dateUtc="2024-08-16T18:59:00Z">
              <w:r w:rsidR="007F7ED6">
                <w:t xml:space="preserve"> while addressing the stale attesta</w:t>
              </w:r>
            </w:ins>
            <w:ins w:id="113" w:author="Gentry, Mark" w:date="2024-08-16T15:00:00Z" w16du:dateUtc="2024-08-16T19:00:00Z">
              <w:r w:rsidR="007F7ED6">
                <w:t>tion result root cause.</w:t>
              </w:r>
            </w:ins>
          </w:p>
        </w:tc>
      </w:tr>
      <w:tr w:rsidR="00D54695" w14:paraId="723195D8" w14:textId="77777777" w:rsidTr="00495BD9">
        <w:trPr>
          <w:cantSplit/>
        </w:trPr>
        <w:tc>
          <w:tcPr>
            <w:tcW w:w="782" w:type="dxa"/>
          </w:tcPr>
          <w:p w14:paraId="75ECCA2B" w14:textId="77777777" w:rsidR="00D54695" w:rsidRDefault="00D54695" w:rsidP="00495BD9">
            <w:pPr>
              <w:rPr>
                <w:rFonts w:ascii="Times New Roman" w:hAnsi="Times New Roman"/>
                <w:b/>
                <w:sz w:val="22"/>
              </w:rPr>
            </w:pPr>
          </w:p>
        </w:tc>
        <w:tc>
          <w:tcPr>
            <w:tcW w:w="8460" w:type="dxa"/>
            <w:gridSpan w:val="3"/>
          </w:tcPr>
          <w:p w14:paraId="1814D4BA" w14:textId="1143BE08" w:rsidR="00D54695" w:rsidRDefault="00D54695" w:rsidP="00495BD9">
            <w:pPr>
              <w:pStyle w:val="ResumeBullet"/>
            </w:pPr>
            <w:r>
              <w:sym w:font="Symbol" w:char="F0B7"/>
            </w:r>
            <w:r>
              <w:t xml:space="preserve">  </w:t>
            </w:r>
            <w:r w:rsidR="00F40DB5">
              <w:t>Began work on Intel TDX</w:t>
            </w:r>
            <w:r w:rsidR="00596E80">
              <w:t xml:space="preserve">, including </w:t>
            </w:r>
            <w:r w:rsidR="002C2F03">
              <w:t>the introduction and specification of an attestation library/service</w:t>
            </w:r>
            <w:r w:rsidR="00596E80">
              <w:t xml:space="preserve">, for execution in the </w:t>
            </w:r>
            <w:del w:id="114" w:author="Gentry, Mark" w:date="2024-08-18T12:55:00Z" w16du:dateUtc="2024-08-18T16:55:00Z">
              <w:r w:rsidR="00596E80" w:rsidDel="00027AEB">
                <w:delText xml:space="preserve">TD (that is, the </w:delText>
              </w:r>
            </w:del>
            <w:r w:rsidR="00596E80">
              <w:t>TDX confidential VM</w:t>
            </w:r>
            <w:del w:id="115" w:author="Gentry, Mark" w:date="2024-08-18T12:55:00Z" w16du:dateUtc="2024-08-18T16:55:00Z">
              <w:r w:rsidR="00596E80" w:rsidDel="00027AEB">
                <w:delText>)</w:delText>
              </w:r>
            </w:del>
            <w:r w:rsidR="00596E80">
              <w:t>,</w:t>
            </w:r>
            <w:r w:rsidR="002C2F03">
              <w:t xml:space="preserve"> </w:t>
            </w:r>
            <w:r w:rsidR="00596E80">
              <w:t xml:space="preserve">that hides </w:t>
            </w:r>
            <w:r w:rsidR="002C2F03">
              <w:t xml:space="preserve">attestation details </w:t>
            </w:r>
            <w:r w:rsidR="00596E80">
              <w:t>from SW running in the TD.</w:t>
            </w:r>
          </w:p>
        </w:tc>
      </w:tr>
      <w:tr w:rsidR="006B0544" w14:paraId="22D06343" w14:textId="77777777" w:rsidTr="00534B2C">
        <w:trPr>
          <w:cantSplit/>
        </w:trPr>
        <w:tc>
          <w:tcPr>
            <w:tcW w:w="782" w:type="dxa"/>
          </w:tcPr>
          <w:p w14:paraId="0856F401" w14:textId="77777777" w:rsidR="006B0544" w:rsidRDefault="006B0544" w:rsidP="00534B2C">
            <w:pPr>
              <w:rPr>
                <w:moveTo w:id="116" w:author="Gentry, Mark" w:date="2024-08-14T08:27:00Z" w16du:dateUtc="2024-08-14T12:27:00Z"/>
                <w:rFonts w:ascii="Times New Roman" w:hAnsi="Times New Roman"/>
                <w:b/>
                <w:sz w:val="22"/>
              </w:rPr>
            </w:pPr>
            <w:moveToRangeStart w:id="117" w:author="Gentry, Mark" w:date="2024-08-14T08:27:00Z" w:name="move174516494"/>
          </w:p>
        </w:tc>
        <w:tc>
          <w:tcPr>
            <w:tcW w:w="8460" w:type="dxa"/>
            <w:gridSpan w:val="3"/>
          </w:tcPr>
          <w:p w14:paraId="0ADB86D6" w14:textId="1F7C9818" w:rsidR="006B0544" w:rsidRDefault="006B0544" w:rsidP="00534B2C">
            <w:pPr>
              <w:pStyle w:val="ResumeBullet"/>
              <w:rPr>
                <w:moveTo w:id="118" w:author="Gentry, Mark" w:date="2024-08-14T08:27:00Z" w16du:dateUtc="2024-08-14T12:27:00Z"/>
              </w:rPr>
            </w:pPr>
            <w:moveTo w:id="119" w:author="Gentry, Mark" w:date="2024-08-14T08:27:00Z" w16du:dateUtc="2024-08-14T12:27:00Z">
              <w:r>
                <w:sym w:font="Symbol" w:char="F0B7"/>
              </w:r>
              <w:r>
                <w:t xml:space="preserve">  Led the effort to develop tools and to modify existing GCC and Microsoft tool chains to be able to add </w:t>
              </w:r>
            </w:moveTo>
            <w:ins w:id="120" w:author="Gentry, Mark" w:date="2024-08-16T15:02:00Z" w16du:dateUtc="2024-08-16T19:02:00Z">
              <w:r w:rsidR="00245AC8">
                <w:fldChar w:fldCharType="begin"/>
              </w:r>
              <w:r w:rsidR="00245AC8">
                <w:instrText>HYPERLINK "https://lviattack.eu/"</w:instrText>
              </w:r>
              <w:r w:rsidR="00245AC8">
                <w:fldChar w:fldCharType="separate"/>
              </w:r>
            </w:ins>
            <w:moveTo w:id="121" w:author="Gentry, Mark" w:date="2024-08-14T08:27:00Z" w16du:dateUtc="2024-08-14T12:27:00Z">
              <w:ins w:id="122" w:author="Gentry, Mark" w:date="2024-08-16T15:02:00Z" w16du:dateUtc="2024-08-16T19:02:00Z">
                <w:r w:rsidRPr="00245AC8">
                  <w:rPr>
                    <w:rStyle w:val="Hyperlink"/>
                  </w:rPr>
                  <w:t>LVI</w:t>
                </w:r>
              </w:ins>
            </w:moveTo>
            <w:ins w:id="123" w:author="Gentry, Mark" w:date="2024-08-16T15:02:00Z" w16du:dateUtc="2024-08-16T19:02:00Z">
              <w:r w:rsidR="00245AC8">
                <w:fldChar w:fldCharType="end"/>
              </w:r>
            </w:ins>
            <w:moveTo w:id="124" w:author="Gentry, Mark" w:date="2024-08-14T08:27:00Z" w16du:dateUtc="2024-08-14T12:27:00Z">
              <w:r>
                <w:t xml:space="preserve"> mitigations without changing source code, which was not viable for </w:t>
              </w:r>
            </w:moveTo>
            <w:ins w:id="125" w:author="Gentry, Mark" w:date="2024-08-16T15:02:00Z" w16du:dateUtc="2024-08-16T19:02:00Z">
              <w:r w:rsidR="00245AC8">
                <w:fldChar w:fldCharType="begin"/>
              </w:r>
              <w:r w:rsidR="00245AC8">
                <w:instrText>HYPERLINK "https://lviattack.eu/"</w:instrText>
              </w:r>
              <w:r w:rsidR="00245AC8">
                <w:fldChar w:fldCharType="separate"/>
              </w:r>
            </w:ins>
            <w:moveTo w:id="126" w:author="Gentry, Mark" w:date="2024-08-14T08:27:00Z" w16du:dateUtc="2024-08-14T12:27:00Z">
              <w:ins w:id="127" w:author="Gentry, Mark" w:date="2024-08-16T15:02:00Z" w16du:dateUtc="2024-08-16T19:02:00Z">
                <w:r w:rsidRPr="00245AC8">
                  <w:rPr>
                    <w:rStyle w:val="Hyperlink"/>
                  </w:rPr>
                  <w:t>LVI</w:t>
                </w:r>
              </w:ins>
            </w:moveTo>
            <w:ins w:id="128" w:author="Gentry, Mark" w:date="2024-08-16T15:02:00Z" w16du:dateUtc="2024-08-16T19:02:00Z">
              <w:r w:rsidR="00245AC8">
                <w:fldChar w:fldCharType="end"/>
              </w:r>
            </w:ins>
            <w:moveTo w:id="129" w:author="Gentry, Mark" w:date="2024-08-14T08:27:00Z" w16du:dateUtc="2024-08-14T12:27:00Z">
              <w:r>
                <w:t xml:space="preserve">. Defined different </w:t>
              </w:r>
            </w:moveTo>
            <w:ins w:id="130" w:author="Gentry, Mark" w:date="2024-08-16T15:02:00Z" w16du:dateUtc="2024-08-16T19:02:00Z">
              <w:r w:rsidR="00245AC8">
                <w:fldChar w:fldCharType="begin"/>
              </w:r>
              <w:r w:rsidR="00245AC8">
                <w:instrText>HYPERLINK "https://lviattack.eu/"</w:instrText>
              </w:r>
              <w:r w:rsidR="00245AC8">
                <w:fldChar w:fldCharType="separate"/>
              </w:r>
            </w:ins>
            <w:moveTo w:id="131" w:author="Gentry, Mark" w:date="2024-08-14T08:27:00Z" w16du:dateUtc="2024-08-14T12:27:00Z">
              <w:ins w:id="132" w:author="Gentry, Mark" w:date="2024-08-16T15:02:00Z" w16du:dateUtc="2024-08-16T19:02:00Z">
                <w:r w:rsidRPr="00245AC8">
                  <w:rPr>
                    <w:rStyle w:val="Hyperlink"/>
                  </w:rPr>
                  <w:t>LVI</w:t>
                </w:r>
              </w:ins>
            </w:moveTo>
            <w:ins w:id="133" w:author="Gentry, Mark" w:date="2024-08-16T15:02:00Z" w16du:dateUtc="2024-08-16T19:02:00Z">
              <w:r w:rsidR="00245AC8">
                <w:fldChar w:fldCharType="end"/>
              </w:r>
            </w:ins>
            <w:moveTo w:id="134" w:author="Gentry, Mark" w:date="2024-08-14T08:27:00Z" w16du:dateUtc="2024-08-14T12:27:00Z">
              <w:r>
                <w:t xml:space="preserve"> mitigation options, realizing the performance impact of full mitigations.</w:t>
              </w:r>
            </w:moveTo>
          </w:p>
        </w:tc>
      </w:tr>
      <w:moveToRangeEnd w:id="117"/>
      <w:tr w:rsidR="000C73C0" w14:paraId="58C6E42F" w14:textId="77777777" w:rsidTr="00495BD9">
        <w:trPr>
          <w:cantSplit/>
        </w:trPr>
        <w:tc>
          <w:tcPr>
            <w:tcW w:w="782" w:type="dxa"/>
          </w:tcPr>
          <w:p w14:paraId="54F02D6C" w14:textId="77777777" w:rsidR="000C73C0" w:rsidRDefault="000C73C0" w:rsidP="00495BD9">
            <w:pPr>
              <w:rPr>
                <w:rFonts w:ascii="Times New Roman" w:hAnsi="Times New Roman"/>
                <w:b/>
                <w:sz w:val="22"/>
              </w:rPr>
            </w:pPr>
          </w:p>
        </w:tc>
        <w:tc>
          <w:tcPr>
            <w:tcW w:w="8460" w:type="dxa"/>
            <w:gridSpan w:val="3"/>
          </w:tcPr>
          <w:p w14:paraId="1D0B624D" w14:textId="7149C172" w:rsidR="000C73C0" w:rsidRDefault="000C73C0" w:rsidP="00495BD9">
            <w:pPr>
              <w:pStyle w:val="ResumeBullet"/>
            </w:pPr>
            <w:r>
              <w:sym w:font="Symbol" w:char="F0B7"/>
            </w:r>
            <w:r>
              <w:t xml:space="preserve">  Study academic and Intel-authored papers detailing research on security issues affecting SGX/TDX.</w:t>
            </w:r>
          </w:p>
        </w:tc>
      </w:tr>
      <w:tr w:rsidR="000C73C0" w14:paraId="6E0F835A" w14:textId="77777777" w:rsidTr="00495BD9">
        <w:trPr>
          <w:cantSplit/>
        </w:trPr>
        <w:tc>
          <w:tcPr>
            <w:tcW w:w="782" w:type="dxa"/>
          </w:tcPr>
          <w:p w14:paraId="4E169CE7" w14:textId="77777777" w:rsidR="000C73C0" w:rsidRDefault="000C73C0" w:rsidP="00495BD9">
            <w:pPr>
              <w:rPr>
                <w:rFonts w:ascii="Times New Roman" w:hAnsi="Times New Roman"/>
                <w:b/>
                <w:sz w:val="22"/>
              </w:rPr>
            </w:pPr>
          </w:p>
        </w:tc>
        <w:tc>
          <w:tcPr>
            <w:tcW w:w="8460" w:type="dxa"/>
            <w:gridSpan w:val="3"/>
          </w:tcPr>
          <w:p w14:paraId="548E318B" w14:textId="69EA373A" w:rsidR="000C73C0" w:rsidRDefault="000C73C0" w:rsidP="00495BD9">
            <w:pPr>
              <w:pStyle w:val="ResumeBullet"/>
            </w:pPr>
            <w:r>
              <w:sym w:font="Symbol" w:char="F0B7"/>
            </w:r>
            <w:r>
              <w:t xml:space="preserve">  Completed level 1 (course work, paper reading) of Intel crypto training.</w:t>
            </w:r>
          </w:p>
        </w:tc>
      </w:tr>
      <w:tr w:rsidR="00BE135F" w14:paraId="793EDE6B" w14:textId="77777777" w:rsidTr="00D54695">
        <w:trPr>
          <w:cantSplit/>
        </w:trPr>
        <w:tc>
          <w:tcPr>
            <w:tcW w:w="782" w:type="dxa"/>
          </w:tcPr>
          <w:p w14:paraId="0F4D0902" w14:textId="77777777" w:rsidR="00BE135F" w:rsidRDefault="00BE135F" w:rsidP="00495BD9">
            <w:pPr>
              <w:rPr>
                <w:rFonts w:ascii="Times New Roman" w:hAnsi="Times New Roman"/>
                <w:b/>
                <w:sz w:val="22"/>
              </w:rPr>
            </w:pPr>
          </w:p>
        </w:tc>
        <w:tc>
          <w:tcPr>
            <w:tcW w:w="8460" w:type="dxa"/>
            <w:gridSpan w:val="3"/>
          </w:tcPr>
          <w:p w14:paraId="195F54A4" w14:textId="2209FEA0" w:rsidR="00BE135F" w:rsidRDefault="00BE135F" w:rsidP="00495BD9">
            <w:pPr>
              <w:pStyle w:val="ResumeBullet"/>
            </w:pPr>
          </w:p>
        </w:tc>
      </w:tr>
      <w:tr w:rsidR="003B6F12" w14:paraId="10E1543D" w14:textId="77777777" w:rsidTr="00D54695">
        <w:trPr>
          <w:cantSplit/>
        </w:trPr>
        <w:tc>
          <w:tcPr>
            <w:tcW w:w="1862" w:type="dxa"/>
            <w:gridSpan w:val="2"/>
          </w:tcPr>
          <w:p w14:paraId="37F1E0FA" w14:textId="50DAF588" w:rsidR="003B6F12" w:rsidRDefault="00EE0893">
            <w:pPr>
              <w:rPr>
                <w:rFonts w:ascii="Times New Roman" w:hAnsi="Times New Roman"/>
                <w:b/>
                <w:sz w:val="22"/>
              </w:rPr>
            </w:pPr>
            <w:r>
              <w:rPr>
                <w:rFonts w:ascii="Times New Roman" w:hAnsi="Times New Roman"/>
                <w:b/>
                <w:sz w:val="22"/>
              </w:rPr>
              <w:t>20</w:t>
            </w:r>
            <w:r w:rsidR="00AF7048">
              <w:rPr>
                <w:rFonts w:ascii="Times New Roman" w:hAnsi="Times New Roman"/>
                <w:b/>
                <w:sz w:val="22"/>
              </w:rPr>
              <w:t>08</w:t>
            </w:r>
            <w:r>
              <w:rPr>
                <w:rFonts w:ascii="Times New Roman" w:hAnsi="Times New Roman"/>
                <w:b/>
                <w:sz w:val="22"/>
              </w:rPr>
              <w:t xml:space="preserve"> - 2017</w:t>
            </w:r>
          </w:p>
        </w:tc>
        <w:tc>
          <w:tcPr>
            <w:tcW w:w="7380" w:type="dxa"/>
            <w:gridSpan w:val="2"/>
          </w:tcPr>
          <w:p w14:paraId="55509E9A" w14:textId="1430AAA4" w:rsidR="003B6F12" w:rsidDel="00FA2048" w:rsidRDefault="00654930">
            <w:pPr>
              <w:rPr>
                <w:rFonts w:ascii="Times New Roman" w:hAnsi="Times New Roman"/>
                <w:b/>
                <w:sz w:val="22"/>
              </w:rPr>
            </w:pPr>
            <w:del w:id="135" w:author="Gentry, Mark" w:date="2024-08-21T08:24:00Z" w16du:dateUtc="2024-08-21T12:24:00Z">
              <w:r w:rsidDel="005752BB">
                <w:rPr>
                  <w:rFonts w:ascii="Times New Roman" w:hAnsi="Times New Roman"/>
                  <w:b/>
                  <w:sz w:val="22"/>
                </w:rPr>
                <w:delText xml:space="preserve">Software </w:delText>
              </w:r>
            </w:del>
            <w:ins w:id="136" w:author="Gentry, Mark" w:date="2024-08-21T08:24:00Z" w16du:dateUtc="2024-08-21T12:24:00Z">
              <w:r w:rsidR="005752BB">
                <w:rPr>
                  <w:rFonts w:ascii="Times New Roman" w:hAnsi="Times New Roman"/>
                  <w:b/>
                  <w:sz w:val="22"/>
                </w:rPr>
                <w:t xml:space="preserve">SW </w:t>
              </w:r>
            </w:ins>
            <w:r>
              <w:rPr>
                <w:rFonts w:ascii="Times New Roman" w:hAnsi="Times New Roman"/>
                <w:b/>
                <w:sz w:val="22"/>
              </w:rPr>
              <w:t>Architect</w:t>
            </w:r>
          </w:p>
        </w:tc>
      </w:tr>
      <w:tr w:rsidR="00EE0893" w14:paraId="2C895721" w14:textId="77777777" w:rsidTr="00D54695">
        <w:trPr>
          <w:cantSplit/>
        </w:trPr>
        <w:tc>
          <w:tcPr>
            <w:tcW w:w="782" w:type="dxa"/>
          </w:tcPr>
          <w:p w14:paraId="79CA2B3C" w14:textId="77777777" w:rsidR="00EE0893" w:rsidRDefault="00EE0893" w:rsidP="00495BD9">
            <w:pPr>
              <w:rPr>
                <w:rFonts w:ascii="Times New Roman" w:hAnsi="Times New Roman"/>
                <w:b/>
                <w:sz w:val="22"/>
              </w:rPr>
            </w:pPr>
          </w:p>
        </w:tc>
        <w:tc>
          <w:tcPr>
            <w:tcW w:w="8460" w:type="dxa"/>
            <w:gridSpan w:val="3"/>
          </w:tcPr>
          <w:p w14:paraId="5BE99F19" w14:textId="070562B1" w:rsidR="00EE0893" w:rsidRDefault="00EE0893" w:rsidP="00495BD9">
            <w:pPr>
              <w:pStyle w:val="ResumeBullet"/>
            </w:pPr>
            <w:r>
              <w:sym w:font="Symbol" w:char="F0B7"/>
            </w:r>
            <w:r>
              <w:t xml:space="preserve">  </w:t>
            </w:r>
            <w:r w:rsidR="00FD6B37">
              <w:t>Wrote spec for SGX Platform Services</w:t>
            </w:r>
            <w:r w:rsidR="000E7553">
              <w:t xml:space="preserve"> (100+ pages)</w:t>
            </w:r>
            <w:r w:rsidR="00FD6B37">
              <w:t xml:space="preserve">, chipset-provided </w:t>
            </w:r>
            <w:r w:rsidR="00A61CF5">
              <w:t>features</w:t>
            </w:r>
            <w:r w:rsidR="00FD6B37">
              <w:t xml:space="preserve"> complementing native SGX features</w:t>
            </w:r>
            <w:r w:rsidR="00A61CF5">
              <w:t>. S</w:t>
            </w:r>
            <w:r w:rsidR="00FD6B37">
              <w:t xml:space="preserve">pecifically, </w:t>
            </w:r>
            <w:r w:rsidR="00A61CF5">
              <w:t xml:space="preserve">the chipset provided </w:t>
            </w:r>
            <w:r w:rsidR="00FD6B37">
              <w:t>trusted time and replay-protection through monotonic counters.</w:t>
            </w:r>
            <w:r w:rsidR="000C73C0">
              <w:t xml:space="preserve"> </w:t>
            </w:r>
            <w:del w:id="137" w:author="Gentry, Mark" w:date="2024-08-14T08:28:00Z" w16du:dateUtc="2024-08-14T12:28:00Z">
              <w:r w:rsidR="000C73C0" w:rsidDel="006B0544">
                <w:delText>Th</w:delText>
              </w:r>
              <w:r w:rsidR="00A61CF5" w:rsidDel="006B0544">
                <w:delText xml:space="preserve">e overall Platform Services effort </w:delText>
              </w:r>
            </w:del>
            <w:ins w:id="138" w:author="Gentry, Mark" w:date="2024-08-14T08:28:00Z" w16du:dateUtc="2024-08-14T12:28:00Z">
              <w:r w:rsidR="006B0544">
                <w:t xml:space="preserve">This </w:t>
              </w:r>
            </w:ins>
            <w:r w:rsidR="000C73C0">
              <w:t xml:space="preserve">included a novel method </w:t>
            </w:r>
            <w:r w:rsidR="00A61CF5">
              <w:t>for adding the attestation of these complementary features to attestation of the rest of the SGX TCB (trusted computing base).</w:t>
            </w:r>
          </w:p>
        </w:tc>
      </w:tr>
      <w:tr w:rsidR="00FE1490" w14:paraId="01DD2637" w14:textId="77777777" w:rsidTr="00495BD9">
        <w:trPr>
          <w:cantSplit/>
        </w:trPr>
        <w:tc>
          <w:tcPr>
            <w:tcW w:w="782" w:type="dxa"/>
          </w:tcPr>
          <w:p w14:paraId="550B3A94" w14:textId="77777777" w:rsidR="00FE1490" w:rsidRDefault="00FE1490" w:rsidP="00495BD9">
            <w:pPr>
              <w:rPr>
                <w:rFonts w:ascii="Times New Roman" w:hAnsi="Times New Roman"/>
                <w:b/>
                <w:sz w:val="22"/>
              </w:rPr>
            </w:pPr>
          </w:p>
        </w:tc>
        <w:tc>
          <w:tcPr>
            <w:tcW w:w="8460" w:type="dxa"/>
            <w:gridSpan w:val="3"/>
          </w:tcPr>
          <w:p w14:paraId="2AD3291E" w14:textId="506CA34F" w:rsidR="00FE1490" w:rsidRDefault="00FE1490" w:rsidP="00495BD9">
            <w:pPr>
              <w:pStyle w:val="ResumeBullet"/>
            </w:pPr>
            <w:r>
              <w:sym w:font="Symbol" w:char="F0B7"/>
            </w:r>
            <w:r>
              <w:t xml:space="preserve">  </w:t>
            </w:r>
            <w:del w:id="139" w:author="Gentry, Mark" w:date="2024-08-16T21:30:00Z" w16du:dateUtc="2024-08-17T01:30:00Z">
              <w:r w:rsidDel="00294D43">
                <w:delText>Started working on Intel SGX. Specifically, w</w:delText>
              </w:r>
            </w:del>
            <w:ins w:id="140" w:author="Gentry, Mark" w:date="2024-08-16T21:30:00Z" w16du:dateUtc="2024-08-17T01:30:00Z">
              <w:r w:rsidR="00294D43">
                <w:t>W</w:t>
              </w:r>
            </w:ins>
            <w:r>
              <w:t>rote spec</w:t>
            </w:r>
            <w:r w:rsidR="00CE27F8">
              <w:t xml:space="preserve"> for SGX attestation</w:t>
            </w:r>
            <w:r w:rsidR="00591A64">
              <w:t xml:space="preserve"> (200+ pages)</w:t>
            </w:r>
            <w:r w:rsidR="00CE27F8">
              <w:t xml:space="preserve"> including specification o</w:t>
            </w:r>
            <w:r w:rsidR="00B16C07">
              <w:t>f the SGX “</w:t>
            </w:r>
            <w:r w:rsidR="00CE27F8">
              <w:t>architectural enclaves</w:t>
            </w:r>
            <w:r w:rsidR="00B16C07">
              <w:t>” (AEs). (Use of SGX involves the development and use of enclaves</w:t>
            </w:r>
            <w:ins w:id="141" w:author="Gentry, Mark" w:date="2024-08-18T12:58:00Z" w16du:dateUtc="2024-08-18T16:58:00Z">
              <w:r w:rsidR="00543D98">
                <w:t xml:space="preserve">, </w:t>
              </w:r>
            </w:ins>
            <w:del w:id="142" w:author="Gentry, Mark" w:date="2024-08-18T12:58:00Z" w16du:dateUtc="2024-08-18T16:58:00Z">
              <w:r w:rsidR="00B16C07" w:rsidDel="00543D98">
                <w:delText xml:space="preserve">. Enclaves are </w:delText>
              </w:r>
            </w:del>
            <w:r w:rsidR="00B16C07">
              <w:t xml:space="preserve">essentially user mode libraries that can remain secure even when the OS, VMM, BIOS, etc. are compromised.) To limit SGX HW and microcode complexity, the </w:t>
            </w:r>
            <w:ins w:id="143" w:author="Gentry, Mark" w:date="2024-08-18T12:58:00Z" w16du:dateUtc="2024-08-18T16:58:00Z">
              <w:r w:rsidR="00543D98">
                <w:t xml:space="preserve">Intel-provided </w:t>
              </w:r>
            </w:ins>
            <w:r w:rsidR="00B16C07">
              <w:t>SGX AEs implement a large portion of the SGX attestation process</w:t>
            </w:r>
            <w:del w:id="144" w:author="Gentry, Mark" w:date="2024-08-18T12:58:00Z" w16du:dateUtc="2024-08-18T16:58:00Z">
              <w:r w:rsidR="00B16C07" w:rsidDel="00543D98">
                <w:delText xml:space="preserve">. </w:delText>
              </w:r>
              <w:r w:rsidR="00591A64" w:rsidDel="00543D98">
                <w:delText>A q</w:delText>
              </w:r>
              <w:r w:rsidR="00B16C07" w:rsidDel="00543D98">
                <w:delText xml:space="preserve">uoting enclave is one </w:delText>
              </w:r>
              <w:r w:rsidR="00F32AFE" w:rsidDel="00543D98">
                <w:delText>AE,</w:delText>
              </w:r>
              <w:r w:rsidR="00B16C07" w:rsidDel="00543D98">
                <w:delText xml:space="preserve"> and its responsibilities include signing quotes of attesting enclaves</w:delText>
              </w:r>
            </w:del>
            <w:r w:rsidR="00B16C07">
              <w:t>.</w:t>
            </w:r>
            <w:r>
              <w:t xml:space="preserve"> </w:t>
            </w:r>
          </w:p>
        </w:tc>
      </w:tr>
      <w:tr w:rsidR="00B16C07" w14:paraId="37FD9742" w14:textId="77777777" w:rsidTr="00495BD9">
        <w:trPr>
          <w:cantSplit/>
        </w:trPr>
        <w:tc>
          <w:tcPr>
            <w:tcW w:w="782" w:type="dxa"/>
          </w:tcPr>
          <w:p w14:paraId="3FC1B34F" w14:textId="77777777" w:rsidR="00B16C07" w:rsidRDefault="00B16C07" w:rsidP="00495BD9">
            <w:pPr>
              <w:rPr>
                <w:rFonts w:ascii="Times New Roman" w:hAnsi="Times New Roman"/>
                <w:b/>
                <w:sz w:val="22"/>
              </w:rPr>
            </w:pPr>
          </w:p>
        </w:tc>
        <w:tc>
          <w:tcPr>
            <w:tcW w:w="8460" w:type="dxa"/>
            <w:gridSpan w:val="3"/>
          </w:tcPr>
          <w:p w14:paraId="0508A70F" w14:textId="5F9BA5AE" w:rsidR="00B16C07" w:rsidRDefault="00B16C07" w:rsidP="00495BD9">
            <w:pPr>
              <w:pStyle w:val="ResumeBullet"/>
            </w:pPr>
            <w:r>
              <w:sym w:font="Symbol" w:char="F0B7"/>
            </w:r>
            <w:r>
              <w:t xml:space="preserve">  Took over PoC for SGX attestation from Intel Labs.</w:t>
            </w:r>
          </w:p>
        </w:tc>
      </w:tr>
      <w:tr w:rsidR="003B6F12" w14:paraId="2ACBA491" w14:textId="77777777" w:rsidTr="00D54695">
        <w:trPr>
          <w:cantSplit/>
        </w:trPr>
        <w:tc>
          <w:tcPr>
            <w:tcW w:w="782" w:type="dxa"/>
          </w:tcPr>
          <w:p w14:paraId="220D4430" w14:textId="77777777" w:rsidR="003B6F12" w:rsidRDefault="003B6F12" w:rsidP="00495BD9">
            <w:pPr>
              <w:rPr>
                <w:rFonts w:ascii="Times New Roman" w:hAnsi="Times New Roman"/>
                <w:b/>
                <w:sz w:val="22"/>
              </w:rPr>
            </w:pPr>
          </w:p>
        </w:tc>
        <w:tc>
          <w:tcPr>
            <w:tcW w:w="8460" w:type="dxa"/>
            <w:gridSpan w:val="3"/>
          </w:tcPr>
          <w:p w14:paraId="71FDA5B9" w14:textId="0018EAC7" w:rsidR="003B6F12" w:rsidRDefault="003B6F12" w:rsidP="00495BD9">
            <w:pPr>
              <w:pStyle w:val="ResumeBullet"/>
            </w:pPr>
            <w:r>
              <w:sym w:font="Symbol" w:char="F0B7"/>
            </w:r>
            <w:r>
              <w:t xml:space="preserve">  </w:t>
            </w:r>
            <w:r w:rsidR="00BE787B">
              <w:t>Took SGX SW – attestation and SDK portions – through Intel security review process</w:t>
            </w:r>
            <w:r w:rsidR="00792542">
              <w:t xml:space="preserve">. </w:t>
            </w:r>
          </w:p>
        </w:tc>
      </w:tr>
      <w:tr w:rsidR="00A61CF5" w14:paraId="705B0DA6" w14:textId="77777777" w:rsidTr="00150D99">
        <w:trPr>
          <w:cantSplit/>
        </w:trPr>
        <w:tc>
          <w:tcPr>
            <w:tcW w:w="782" w:type="dxa"/>
          </w:tcPr>
          <w:p w14:paraId="05AA7F45" w14:textId="77777777" w:rsidR="00A61CF5" w:rsidRDefault="00A61CF5" w:rsidP="00150D99">
            <w:pPr>
              <w:rPr>
                <w:rFonts w:ascii="Times New Roman" w:hAnsi="Times New Roman"/>
                <w:b/>
                <w:sz w:val="22"/>
              </w:rPr>
            </w:pPr>
          </w:p>
        </w:tc>
        <w:tc>
          <w:tcPr>
            <w:tcW w:w="8460" w:type="dxa"/>
            <w:gridSpan w:val="3"/>
          </w:tcPr>
          <w:p w14:paraId="78E12526" w14:textId="77777777" w:rsidR="00A61CF5" w:rsidRDefault="00A61CF5" w:rsidP="00150D99">
            <w:pPr>
              <w:pStyle w:val="ResumeBullet"/>
            </w:pPr>
            <w:r>
              <w:sym w:font="Symbol" w:char="F0B7"/>
            </w:r>
            <w:r>
              <w:t xml:space="preserve">  Part of small team that implemented PoC for Intel MPX (Memory Protection Extensions). The implementation utilized what is now known as </w:t>
            </w:r>
            <w:proofErr w:type="spellStart"/>
            <w:r>
              <w:t>xucode</w:t>
            </w:r>
            <w:proofErr w:type="spellEnd"/>
            <w:r>
              <w:t xml:space="preserve">. </w:t>
            </w:r>
          </w:p>
        </w:tc>
      </w:tr>
      <w:tr w:rsidR="00EE0893" w14:paraId="5E00C0A9" w14:textId="77777777" w:rsidTr="00D54695">
        <w:trPr>
          <w:cantSplit/>
        </w:trPr>
        <w:tc>
          <w:tcPr>
            <w:tcW w:w="782" w:type="dxa"/>
          </w:tcPr>
          <w:p w14:paraId="0DB5B5A0" w14:textId="77777777" w:rsidR="00EE0893" w:rsidRDefault="00EE0893" w:rsidP="00495BD9">
            <w:pPr>
              <w:rPr>
                <w:rFonts w:ascii="Times New Roman" w:hAnsi="Times New Roman"/>
                <w:b/>
                <w:sz w:val="22"/>
              </w:rPr>
            </w:pPr>
          </w:p>
        </w:tc>
        <w:tc>
          <w:tcPr>
            <w:tcW w:w="8460" w:type="dxa"/>
            <w:gridSpan w:val="3"/>
          </w:tcPr>
          <w:p w14:paraId="0F056BAF" w14:textId="7F418B1B" w:rsidR="00EE0893" w:rsidRDefault="00EE0893" w:rsidP="00495BD9">
            <w:pPr>
              <w:pStyle w:val="ResumeBullet"/>
            </w:pPr>
          </w:p>
        </w:tc>
      </w:tr>
      <w:tr w:rsidR="001532F8" w14:paraId="6CA6A3C5" w14:textId="77777777" w:rsidTr="00D54695">
        <w:trPr>
          <w:cantSplit/>
        </w:trPr>
        <w:tc>
          <w:tcPr>
            <w:tcW w:w="1862" w:type="dxa"/>
            <w:gridSpan w:val="2"/>
          </w:tcPr>
          <w:p w14:paraId="5B45781B" w14:textId="11AFA26A" w:rsidR="001532F8" w:rsidRDefault="001532F8">
            <w:pPr>
              <w:rPr>
                <w:rFonts w:ascii="Times New Roman" w:hAnsi="Times New Roman"/>
                <w:b/>
                <w:sz w:val="22"/>
              </w:rPr>
            </w:pPr>
            <w:commentRangeStart w:id="145"/>
            <w:r>
              <w:rPr>
                <w:rFonts w:ascii="Times New Roman" w:hAnsi="Times New Roman"/>
                <w:b/>
                <w:sz w:val="22"/>
              </w:rPr>
              <w:t>200</w:t>
            </w:r>
            <w:r w:rsidR="00B83B5C">
              <w:rPr>
                <w:rFonts w:ascii="Times New Roman" w:hAnsi="Times New Roman"/>
                <w:b/>
                <w:sz w:val="22"/>
              </w:rPr>
              <w:t>5</w:t>
            </w:r>
            <w:r>
              <w:rPr>
                <w:rFonts w:ascii="Times New Roman" w:hAnsi="Times New Roman"/>
                <w:b/>
                <w:sz w:val="22"/>
              </w:rPr>
              <w:t xml:space="preserve"> – </w:t>
            </w:r>
            <w:r w:rsidR="00FA2048">
              <w:rPr>
                <w:rFonts w:ascii="Times New Roman" w:hAnsi="Times New Roman"/>
                <w:b/>
                <w:sz w:val="22"/>
              </w:rPr>
              <w:t>2008</w:t>
            </w:r>
          </w:p>
        </w:tc>
        <w:tc>
          <w:tcPr>
            <w:tcW w:w="7380" w:type="dxa"/>
            <w:gridSpan w:val="2"/>
          </w:tcPr>
          <w:p w14:paraId="131D788E" w14:textId="5568811A" w:rsidR="001532F8" w:rsidRDefault="006D2D07">
            <w:pPr>
              <w:rPr>
                <w:rFonts w:ascii="Times New Roman" w:hAnsi="Times New Roman"/>
                <w:b/>
                <w:sz w:val="22"/>
              </w:rPr>
            </w:pPr>
            <w:r>
              <w:rPr>
                <w:rFonts w:ascii="Times New Roman" w:hAnsi="Times New Roman"/>
                <w:b/>
                <w:sz w:val="22"/>
              </w:rPr>
              <w:t>SW</w:t>
            </w:r>
            <w:r w:rsidR="001532F8">
              <w:rPr>
                <w:rFonts w:ascii="Times New Roman" w:hAnsi="Times New Roman"/>
                <w:b/>
                <w:sz w:val="22"/>
              </w:rPr>
              <w:t xml:space="preserve"> </w:t>
            </w:r>
            <w:r w:rsidR="00FA2048">
              <w:rPr>
                <w:rFonts w:ascii="Times New Roman" w:hAnsi="Times New Roman"/>
                <w:b/>
                <w:sz w:val="22"/>
              </w:rPr>
              <w:t>Architect</w:t>
            </w:r>
            <w:commentRangeEnd w:id="145"/>
            <w:r w:rsidR="00394EE2">
              <w:rPr>
                <w:rStyle w:val="CommentReference"/>
              </w:rPr>
              <w:commentReference w:id="145"/>
            </w:r>
          </w:p>
        </w:tc>
      </w:tr>
      <w:tr w:rsidR="004877F5" w14:paraId="6A0B111C" w14:textId="77777777" w:rsidTr="00D54695">
        <w:trPr>
          <w:cantSplit/>
        </w:trPr>
        <w:tc>
          <w:tcPr>
            <w:tcW w:w="1862" w:type="dxa"/>
            <w:gridSpan w:val="2"/>
          </w:tcPr>
          <w:p w14:paraId="1B183876" w14:textId="6D1EB01E" w:rsidR="004877F5" w:rsidRDefault="004877F5">
            <w:pPr>
              <w:rPr>
                <w:rFonts w:ascii="Times New Roman" w:hAnsi="Times New Roman"/>
                <w:b/>
                <w:sz w:val="22"/>
              </w:rPr>
            </w:pPr>
            <w:del w:id="146" w:author="Gentry, Mark" w:date="2024-08-18T10:57:00Z" w16du:dateUtc="2024-08-18T14:57:00Z">
              <w:r w:rsidDel="002E4C2C">
                <w:rPr>
                  <w:rFonts w:ascii="Times New Roman" w:hAnsi="Times New Roman"/>
                  <w:b/>
                  <w:sz w:val="22"/>
                </w:rPr>
                <w:delText>SUMMARY</w:delText>
              </w:r>
            </w:del>
          </w:p>
        </w:tc>
        <w:tc>
          <w:tcPr>
            <w:tcW w:w="7380" w:type="dxa"/>
            <w:gridSpan w:val="2"/>
          </w:tcPr>
          <w:p w14:paraId="0B3ACE5A" w14:textId="77777777" w:rsidR="004877F5" w:rsidDel="00FA2048" w:rsidRDefault="004877F5">
            <w:pPr>
              <w:rPr>
                <w:rFonts w:ascii="Times New Roman" w:hAnsi="Times New Roman"/>
                <w:b/>
                <w:sz w:val="22"/>
              </w:rPr>
            </w:pPr>
          </w:p>
        </w:tc>
      </w:tr>
      <w:tr w:rsidR="004877F5" w14:paraId="19A53D1B" w14:textId="77777777" w:rsidTr="00D54695">
        <w:trPr>
          <w:cantSplit/>
        </w:trPr>
        <w:tc>
          <w:tcPr>
            <w:tcW w:w="782" w:type="dxa"/>
          </w:tcPr>
          <w:p w14:paraId="6D19036A" w14:textId="77777777" w:rsidR="004877F5" w:rsidRDefault="004877F5">
            <w:pPr>
              <w:rPr>
                <w:rFonts w:ascii="Times New Roman" w:hAnsi="Times New Roman"/>
                <w:b/>
                <w:sz w:val="22"/>
              </w:rPr>
            </w:pPr>
          </w:p>
        </w:tc>
        <w:tc>
          <w:tcPr>
            <w:tcW w:w="8460" w:type="dxa"/>
            <w:gridSpan w:val="3"/>
          </w:tcPr>
          <w:p w14:paraId="73A4F057" w14:textId="429749B1" w:rsidR="004877F5" w:rsidRPr="00543D98" w:rsidRDefault="00591A64" w:rsidP="005A7A5A">
            <w:pPr>
              <w:pStyle w:val="ResumeBullet"/>
              <w:rPr>
                <w:b/>
                <w:bCs/>
                <w:rPrChange w:id="147" w:author="Gentry, Mark" w:date="2024-08-18T12:59:00Z" w16du:dateUtc="2024-08-18T16:59:00Z">
                  <w:rPr/>
                </w:rPrChange>
              </w:rPr>
            </w:pPr>
            <w:r w:rsidRPr="00543D98">
              <w:rPr>
                <w:b/>
                <w:bCs/>
                <w:rPrChange w:id="148" w:author="Gentry, Mark" w:date="2024-08-18T12:59:00Z" w16du:dateUtc="2024-08-18T16:59:00Z">
                  <w:rPr/>
                </w:rPrChange>
              </w:rPr>
              <w:t xml:space="preserve">Worked </w:t>
            </w:r>
            <w:r w:rsidR="004877F5" w:rsidRPr="00543D98">
              <w:rPr>
                <w:b/>
                <w:bCs/>
                <w:rPrChange w:id="149" w:author="Gentry, Mark" w:date="2024-08-18T12:59:00Z" w16du:dateUtc="2024-08-18T16:59:00Z">
                  <w:rPr/>
                </w:rPrChange>
              </w:rPr>
              <w:t>on VoIP and then “</w:t>
            </w:r>
            <w:r w:rsidR="001F708B" w:rsidRPr="00543D98">
              <w:rPr>
                <w:b/>
                <w:bCs/>
                <w:rPrChange w:id="150" w:author="Gentry, Mark" w:date="2024-08-18T12:59:00Z" w16du:dateUtc="2024-08-18T16:59:00Z">
                  <w:rPr/>
                </w:rPrChange>
              </w:rPr>
              <w:t>W</w:t>
            </w:r>
            <w:r w:rsidR="004877F5" w:rsidRPr="00543D98">
              <w:rPr>
                <w:b/>
                <w:bCs/>
                <w:rPrChange w:id="151" w:author="Gentry, Mark" w:date="2024-08-18T12:59:00Z" w16du:dateUtc="2024-08-18T16:59:00Z">
                  <w:rPr/>
                </w:rPrChange>
              </w:rPr>
              <w:t>ake</w:t>
            </w:r>
            <w:r w:rsidR="001F708B" w:rsidRPr="00543D98">
              <w:rPr>
                <w:b/>
                <w:bCs/>
                <w:rPrChange w:id="152" w:author="Gentry, Mark" w:date="2024-08-18T12:59:00Z" w16du:dateUtc="2024-08-18T16:59:00Z">
                  <w:rPr/>
                </w:rPrChange>
              </w:rPr>
              <w:t>-</w:t>
            </w:r>
            <w:r w:rsidR="004877F5" w:rsidRPr="00543D98">
              <w:rPr>
                <w:b/>
                <w:bCs/>
                <w:rPrChange w:id="153" w:author="Gentry, Mark" w:date="2024-08-18T12:59:00Z" w16du:dateUtc="2024-08-18T16:59:00Z">
                  <w:rPr/>
                </w:rPrChange>
              </w:rPr>
              <w:t>on</w:t>
            </w:r>
            <w:r w:rsidR="001F708B" w:rsidRPr="00543D98">
              <w:rPr>
                <w:b/>
                <w:bCs/>
                <w:rPrChange w:id="154" w:author="Gentry, Mark" w:date="2024-08-18T12:59:00Z" w16du:dateUtc="2024-08-18T16:59:00Z">
                  <w:rPr/>
                </w:rPrChange>
              </w:rPr>
              <w:t>-E</w:t>
            </w:r>
            <w:r w:rsidR="004877F5" w:rsidRPr="00543D98">
              <w:rPr>
                <w:b/>
                <w:bCs/>
                <w:rPrChange w:id="155" w:author="Gentry, Mark" w:date="2024-08-18T12:59:00Z" w16du:dateUtc="2024-08-18T16:59:00Z">
                  <w:rPr/>
                </w:rPrChange>
              </w:rPr>
              <w:t>vent” projects. Wake</w:t>
            </w:r>
            <w:r w:rsidRPr="00543D98">
              <w:rPr>
                <w:b/>
                <w:bCs/>
                <w:rPrChange w:id="156" w:author="Gentry, Mark" w:date="2024-08-18T12:59:00Z" w16du:dateUtc="2024-08-18T16:59:00Z">
                  <w:rPr/>
                </w:rPrChange>
              </w:rPr>
              <w:t>-</w:t>
            </w:r>
            <w:r w:rsidR="004877F5" w:rsidRPr="00543D98">
              <w:rPr>
                <w:b/>
                <w:bCs/>
                <w:rPrChange w:id="157" w:author="Gentry, Mark" w:date="2024-08-18T12:59:00Z" w16du:dateUtc="2024-08-18T16:59:00Z">
                  <w:rPr/>
                </w:rPrChange>
              </w:rPr>
              <w:t>on</w:t>
            </w:r>
            <w:r w:rsidRPr="00543D98">
              <w:rPr>
                <w:b/>
                <w:bCs/>
                <w:rPrChange w:id="158" w:author="Gentry, Mark" w:date="2024-08-18T12:59:00Z" w16du:dateUtc="2024-08-18T16:59:00Z">
                  <w:rPr/>
                </w:rPrChange>
              </w:rPr>
              <w:t>-</w:t>
            </w:r>
            <w:r w:rsidR="004877F5" w:rsidRPr="00543D98">
              <w:rPr>
                <w:b/>
                <w:bCs/>
                <w:rPrChange w:id="159" w:author="Gentry, Mark" w:date="2024-08-18T12:59:00Z" w16du:dateUtc="2024-08-18T16:59:00Z">
                  <w:rPr/>
                </w:rPrChange>
              </w:rPr>
              <w:t xml:space="preserve">event </w:t>
            </w:r>
            <w:r w:rsidR="006409F2" w:rsidRPr="00543D98">
              <w:rPr>
                <w:b/>
                <w:bCs/>
                <w:rPrChange w:id="160" w:author="Gentry, Mark" w:date="2024-08-18T12:59:00Z" w16du:dateUtc="2024-08-18T16:59:00Z">
                  <w:rPr/>
                </w:rPrChange>
              </w:rPr>
              <w:t>was a generalization of Wake-on-LAN/Wake-on-ring and utilized a SIP stack running on a microcontroller integrated in the Intel chipset</w:t>
            </w:r>
            <w:r w:rsidR="006D2D07" w:rsidRPr="00543D98">
              <w:rPr>
                <w:b/>
                <w:bCs/>
                <w:rPrChange w:id="161" w:author="Gentry, Mark" w:date="2024-08-18T12:59:00Z" w16du:dateUtc="2024-08-18T16:59:00Z">
                  <w:rPr/>
                </w:rPrChange>
              </w:rPr>
              <w:t xml:space="preserve"> (part of Intel vPro/AMT)</w:t>
            </w:r>
            <w:r w:rsidR="006409F2" w:rsidRPr="00543D98">
              <w:rPr>
                <w:b/>
                <w:bCs/>
                <w:rPrChange w:id="162" w:author="Gentry, Mark" w:date="2024-08-18T12:59:00Z" w16du:dateUtc="2024-08-18T16:59:00Z">
                  <w:rPr/>
                </w:rPrChange>
              </w:rPr>
              <w:t>.</w:t>
            </w:r>
          </w:p>
        </w:tc>
      </w:tr>
      <w:tr w:rsidR="006D2D07" w14:paraId="309620CD" w14:textId="77777777" w:rsidTr="00D54695">
        <w:trPr>
          <w:cantSplit/>
        </w:trPr>
        <w:tc>
          <w:tcPr>
            <w:tcW w:w="782" w:type="dxa"/>
          </w:tcPr>
          <w:p w14:paraId="317E4ECB" w14:textId="77777777" w:rsidR="006D2D07" w:rsidRDefault="006D2D07">
            <w:pPr>
              <w:rPr>
                <w:rFonts w:ascii="Times New Roman" w:hAnsi="Times New Roman"/>
                <w:b/>
                <w:sz w:val="22"/>
              </w:rPr>
            </w:pPr>
          </w:p>
        </w:tc>
        <w:tc>
          <w:tcPr>
            <w:tcW w:w="8460" w:type="dxa"/>
            <w:gridSpan w:val="3"/>
          </w:tcPr>
          <w:p w14:paraId="55A185C8" w14:textId="77777777" w:rsidR="006D2D07" w:rsidRDefault="006D2D07" w:rsidP="005A7A5A">
            <w:pPr>
              <w:pStyle w:val="ResumeBullet"/>
            </w:pPr>
          </w:p>
        </w:tc>
      </w:tr>
      <w:tr w:rsidR="001532F8" w:rsidDel="006D07D6" w14:paraId="6DFF57FF" w14:textId="0A131A1E" w:rsidTr="00D54695">
        <w:trPr>
          <w:cantSplit/>
          <w:del w:id="163" w:author="Gentry, Mark" w:date="2024-08-24T12:57:00Z" w16du:dateUtc="2024-08-24T16:57:00Z"/>
        </w:trPr>
        <w:tc>
          <w:tcPr>
            <w:tcW w:w="782" w:type="dxa"/>
          </w:tcPr>
          <w:p w14:paraId="4FE5A1A5" w14:textId="2784933A" w:rsidR="001532F8" w:rsidDel="006D07D6" w:rsidRDefault="001532F8">
            <w:pPr>
              <w:rPr>
                <w:del w:id="164" w:author="Gentry, Mark" w:date="2024-08-24T12:57:00Z" w16du:dateUtc="2024-08-24T16:57:00Z"/>
                <w:rFonts w:ascii="Times New Roman" w:hAnsi="Times New Roman"/>
                <w:b/>
                <w:sz w:val="22"/>
              </w:rPr>
            </w:pPr>
          </w:p>
        </w:tc>
        <w:tc>
          <w:tcPr>
            <w:tcW w:w="8460" w:type="dxa"/>
            <w:gridSpan w:val="3"/>
          </w:tcPr>
          <w:p w14:paraId="37771221" w14:textId="09B1EE64" w:rsidR="001532F8" w:rsidDel="006D07D6" w:rsidRDefault="005A7A5A" w:rsidP="005A7A5A">
            <w:pPr>
              <w:pStyle w:val="ResumeBullet"/>
              <w:rPr>
                <w:del w:id="165" w:author="Gentry, Mark" w:date="2024-08-24T12:57:00Z" w16du:dateUtc="2024-08-24T16:57:00Z"/>
              </w:rPr>
            </w:pPr>
            <w:bookmarkStart w:id="166" w:name="intelSenior"/>
            <w:bookmarkEnd w:id="166"/>
            <w:del w:id="167" w:author="Gentry, Mark" w:date="2024-08-24T12:57:00Z" w16du:dateUtc="2024-08-24T16:57:00Z">
              <w:r w:rsidDel="006D07D6">
                <w:sym w:font="Symbol" w:char="F0B7"/>
              </w:r>
              <w:r w:rsidDel="006D07D6">
                <w:delText xml:space="preserve">  Implemented NetBIOS server prototype for </w:delText>
              </w:r>
              <w:r w:rsidR="006D2D07" w:rsidDel="006D07D6">
                <w:delText xml:space="preserve">Wake-on-Event </w:delText>
              </w:r>
              <w:r w:rsidDel="006D07D6">
                <w:delText>project.</w:delText>
              </w:r>
            </w:del>
          </w:p>
        </w:tc>
      </w:tr>
      <w:tr w:rsidR="005A7A5A" w14:paraId="049B7E92" w14:textId="77777777" w:rsidTr="00D54695">
        <w:trPr>
          <w:cantSplit/>
        </w:trPr>
        <w:tc>
          <w:tcPr>
            <w:tcW w:w="782" w:type="dxa"/>
          </w:tcPr>
          <w:p w14:paraId="77DFD3EF" w14:textId="77777777" w:rsidR="005A7A5A" w:rsidRDefault="005A7A5A">
            <w:pPr>
              <w:rPr>
                <w:rFonts w:ascii="Times New Roman" w:hAnsi="Times New Roman"/>
                <w:b/>
                <w:sz w:val="22"/>
              </w:rPr>
            </w:pPr>
          </w:p>
        </w:tc>
        <w:tc>
          <w:tcPr>
            <w:tcW w:w="8460" w:type="dxa"/>
            <w:gridSpan w:val="3"/>
          </w:tcPr>
          <w:p w14:paraId="60D2733B" w14:textId="65BCA10E" w:rsidR="005A7A5A" w:rsidRDefault="005A7A5A" w:rsidP="005A7A5A">
            <w:pPr>
              <w:pStyle w:val="ResumeBullet"/>
            </w:pPr>
            <w:r>
              <w:sym w:font="Symbol" w:char="F0B7"/>
            </w:r>
            <w:r>
              <w:t xml:space="preserve">  Implemented STUN and DNS clients for SIP </w:t>
            </w:r>
            <w:proofErr w:type="spellStart"/>
            <w:r>
              <w:t>ThreadX</w:t>
            </w:r>
            <w:proofErr w:type="spellEnd"/>
            <w:r>
              <w:t>/</w:t>
            </w:r>
            <w:proofErr w:type="spellStart"/>
            <w:r>
              <w:t>Posix</w:t>
            </w:r>
            <w:proofErr w:type="spellEnd"/>
            <w:r>
              <w:t xml:space="preserve">-based </w:t>
            </w:r>
            <w:r w:rsidR="006D2D07">
              <w:t xml:space="preserve">Wake-on-Event </w:t>
            </w:r>
            <w:r>
              <w:t>project.</w:t>
            </w:r>
          </w:p>
        </w:tc>
      </w:tr>
      <w:tr w:rsidR="005A7A5A" w14:paraId="61E995FF" w14:textId="77777777" w:rsidTr="00D54695">
        <w:trPr>
          <w:cantSplit/>
        </w:trPr>
        <w:tc>
          <w:tcPr>
            <w:tcW w:w="782" w:type="dxa"/>
          </w:tcPr>
          <w:p w14:paraId="5C535C3D" w14:textId="77777777" w:rsidR="005A7A5A" w:rsidRDefault="005A7A5A">
            <w:pPr>
              <w:rPr>
                <w:rFonts w:ascii="Times New Roman" w:hAnsi="Times New Roman"/>
                <w:b/>
                <w:sz w:val="22"/>
              </w:rPr>
            </w:pPr>
          </w:p>
        </w:tc>
        <w:tc>
          <w:tcPr>
            <w:tcW w:w="8460" w:type="dxa"/>
            <w:gridSpan w:val="3"/>
          </w:tcPr>
          <w:p w14:paraId="050668A8" w14:textId="40875841" w:rsidR="005A7A5A" w:rsidRDefault="005A7A5A" w:rsidP="005A7A5A">
            <w:pPr>
              <w:pStyle w:val="ResumeBullet"/>
            </w:pPr>
            <w:r>
              <w:sym w:font="Symbol" w:char="F0B7"/>
            </w:r>
            <w:r>
              <w:t xml:space="preserve">  Led small team to develop Linux driver for a PCI SLIC card</w:t>
            </w:r>
            <w:r w:rsidR="006D2D07">
              <w:t xml:space="preserve"> for VoIP project</w:t>
            </w:r>
            <w:r>
              <w:t>.</w:t>
            </w:r>
          </w:p>
        </w:tc>
      </w:tr>
      <w:tr w:rsidR="005A7A5A" w14:paraId="17E7B40F" w14:textId="77777777" w:rsidTr="00D54695">
        <w:trPr>
          <w:cantSplit/>
        </w:trPr>
        <w:tc>
          <w:tcPr>
            <w:tcW w:w="782" w:type="dxa"/>
          </w:tcPr>
          <w:p w14:paraId="592C54D7" w14:textId="77777777" w:rsidR="005A7A5A" w:rsidRDefault="005A7A5A">
            <w:pPr>
              <w:rPr>
                <w:rFonts w:ascii="Times New Roman" w:hAnsi="Times New Roman"/>
                <w:b/>
                <w:sz w:val="22"/>
              </w:rPr>
            </w:pPr>
          </w:p>
        </w:tc>
        <w:tc>
          <w:tcPr>
            <w:tcW w:w="8460" w:type="dxa"/>
            <w:gridSpan w:val="3"/>
          </w:tcPr>
          <w:p w14:paraId="14BFA9F4" w14:textId="77777777" w:rsidR="005A7A5A" w:rsidRDefault="005A7A5A" w:rsidP="005A7A5A">
            <w:pPr>
              <w:pStyle w:val="ResumeBullet"/>
            </w:pPr>
            <w:r>
              <w:sym w:font="Symbol" w:char="F0B7"/>
            </w:r>
            <w:r>
              <w:t xml:space="preserve">  Modified HD Audio class driver to work with HD Audio SLIC device.</w:t>
            </w:r>
          </w:p>
        </w:tc>
      </w:tr>
      <w:tr w:rsidR="005A7A5A" w14:paraId="7712B6C9" w14:textId="77777777" w:rsidTr="00D54695">
        <w:trPr>
          <w:cantSplit/>
        </w:trPr>
        <w:tc>
          <w:tcPr>
            <w:tcW w:w="782" w:type="dxa"/>
          </w:tcPr>
          <w:p w14:paraId="2EF362B1" w14:textId="77777777" w:rsidR="005A7A5A" w:rsidRDefault="005A7A5A">
            <w:pPr>
              <w:rPr>
                <w:rFonts w:ascii="Times New Roman" w:hAnsi="Times New Roman"/>
                <w:b/>
                <w:sz w:val="22"/>
              </w:rPr>
            </w:pPr>
          </w:p>
        </w:tc>
        <w:tc>
          <w:tcPr>
            <w:tcW w:w="8460" w:type="dxa"/>
            <w:gridSpan w:val="3"/>
          </w:tcPr>
          <w:p w14:paraId="4A1DDF77" w14:textId="77777777" w:rsidR="005A7A5A" w:rsidRDefault="005A7A5A" w:rsidP="005A7A5A">
            <w:pPr>
              <w:pStyle w:val="ResumeBullet"/>
            </w:pPr>
            <w:r>
              <w:sym w:font="Symbol" w:char="F0B7"/>
            </w:r>
            <w:r>
              <w:t xml:space="preserve">  Wrote HD Audio spec extension for SLIC devices.  Worked with multiple chip vendors on their compliant chips.</w:t>
            </w:r>
          </w:p>
        </w:tc>
      </w:tr>
      <w:tr w:rsidR="005A7A5A" w14:paraId="07632F88" w14:textId="77777777" w:rsidTr="00D54695">
        <w:trPr>
          <w:cantSplit/>
        </w:trPr>
        <w:tc>
          <w:tcPr>
            <w:tcW w:w="782" w:type="dxa"/>
          </w:tcPr>
          <w:p w14:paraId="29C3ED2A" w14:textId="77777777" w:rsidR="005A7A5A" w:rsidRDefault="005A7A5A">
            <w:pPr>
              <w:rPr>
                <w:rFonts w:ascii="Times New Roman" w:hAnsi="Times New Roman"/>
                <w:b/>
                <w:sz w:val="22"/>
              </w:rPr>
            </w:pPr>
          </w:p>
        </w:tc>
        <w:tc>
          <w:tcPr>
            <w:tcW w:w="8460" w:type="dxa"/>
            <w:gridSpan w:val="3"/>
          </w:tcPr>
          <w:p w14:paraId="5C6E1D34" w14:textId="77777777" w:rsidR="005A7A5A" w:rsidRDefault="005A7A5A" w:rsidP="005A7A5A">
            <w:pPr>
              <w:pStyle w:val="ResumeBullet"/>
            </w:pPr>
          </w:p>
        </w:tc>
      </w:tr>
      <w:tr w:rsidR="001532F8" w14:paraId="3B1FBD1F" w14:textId="77777777" w:rsidTr="00D54695">
        <w:trPr>
          <w:cantSplit/>
        </w:trPr>
        <w:tc>
          <w:tcPr>
            <w:tcW w:w="1862" w:type="dxa"/>
            <w:gridSpan w:val="2"/>
          </w:tcPr>
          <w:p w14:paraId="03232D81" w14:textId="05799149" w:rsidR="001532F8" w:rsidRDefault="001532F8">
            <w:pPr>
              <w:rPr>
                <w:rFonts w:ascii="Times New Roman" w:hAnsi="Times New Roman"/>
                <w:b/>
                <w:sz w:val="22"/>
              </w:rPr>
            </w:pPr>
            <w:r>
              <w:rPr>
                <w:rFonts w:ascii="Times New Roman" w:hAnsi="Times New Roman"/>
                <w:b/>
                <w:sz w:val="22"/>
              </w:rPr>
              <w:t>200</w:t>
            </w:r>
            <w:r w:rsidR="006D2D07">
              <w:rPr>
                <w:rFonts w:ascii="Times New Roman" w:hAnsi="Times New Roman"/>
                <w:b/>
                <w:sz w:val="22"/>
              </w:rPr>
              <w:t>0</w:t>
            </w:r>
            <w:r>
              <w:rPr>
                <w:rFonts w:ascii="Times New Roman" w:hAnsi="Times New Roman"/>
                <w:b/>
                <w:sz w:val="22"/>
              </w:rPr>
              <w:t xml:space="preserve"> – 200</w:t>
            </w:r>
            <w:r w:rsidR="006D2D07">
              <w:rPr>
                <w:rFonts w:ascii="Times New Roman" w:hAnsi="Times New Roman"/>
                <w:b/>
                <w:sz w:val="22"/>
              </w:rPr>
              <w:t>5</w:t>
            </w:r>
          </w:p>
        </w:tc>
        <w:tc>
          <w:tcPr>
            <w:tcW w:w="7380" w:type="dxa"/>
            <w:gridSpan w:val="2"/>
          </w:tcPr>
          <w:p w14:paraId="77957112" w14:textId="23C7448F" w:rsidR="001532F8" w:rsidRDefault="006D2D07">
            <w:pPr>
              <w:rPr>
                <w:rFonts w:ascii="Times New Roman" w:hAnsi="Times New Roman"/>
                <w:b/>
                <w:sz w:val="22"/>
              </w:rPr>
            </w:pPr>
            <w:r>
              <w:rPr>
                <w:rFonts w:ascii="Times New Roman" w:hAnsi="Times New Roman"/>
                <w:b/>
                <w:sz w:val="22"/>
              </w:rPr>
              <w:t>SW Architect/</w:t>
            </w:r>
            <w:r w:rsidR="00BE7295">
              <w:rPr>
                <w:rFonts w:ascii="Times New Roman" w:hAnsi="Times New Roman"/>
                <w:b/>
                <w:sz w:val="22"/>
              </w:rPr>
              <w:t>Engineering</w:t>
            </w:r>
            <w:r w:rsidR="001532F8">
              <w:rPr>
                <w:rFonts w:ascii="Times New Roman" w:hAnsi="Times New Roman"/>
                <w:b/>
                <w:sz w:val="22"/>
              </w:rPr>
              <w:t xml:space="preserve"> Manager</w:t>
            </w:r>
            <w:r>
              <w:rPr>
                <w:rFonts w:ascii="Times New Roman" w:hAnsi="Times New Roman"/>
                <w:b/>
                <w:sz w:val="22"/>
              </w:rPr>
              <w:t xml:space="preserve"> </w:t>
            </w:r>
          </w:p>
        </w:tc>
      </w:tr>
      <w:tr w:rsidR="006D2D07" w14:paraId="3AC3388E" w14:textId="77777777" w:rsidTr="00150D99">
        <w:trPr>
          <w:cantSplit/>
        </w:trPr>
        <w:tc>
          <w:tcPr>
            <w:tcW w:w="782" w:type="dxa"/>
          </w:tcPr>
          <w:p w14:paraId="2BF79756" w14:textId="77777777" w:rsidR="006D2D07" w:rsidRDefault="006D2D07" w:rsidP="00150D99">
            <w:pPr>
              <w:rPr>
                <w:rFonts w:ascii="Times New Roman" w:hAnsi="Times New Roman"/>
                <w:b/>
                <w:sz w:val="22"/>
              </w:rPr>
            </w:pPr>
          </w:p>
        </w:tc>
        <w:tc>
          <w:tcPr>
            <w:tcW w:w="8460" w:type="dxa"/>
            <w:gridSpan w:val="3"/>
          </w:tcPr>
          <w:p w14:paraId="5475802E" w14:textId="367D780F" w:rsidR="006D2D07" w:rsidRDefault="006D2D07" w:rsidP="00150D99">
            <w:pPr>
              <w:pStyle w:val="ResumeBullet"/>
            </w:pPr>
            <w:r>
              <w:sym w:font="Symbol" w:char="F0B7"/>
            </w:r>
            <w:r>
              <w:t xml:space="preserve">  Led HD Audio soft modem project.  Communicated significance of project to organization – laptops to quickly transition to these modems after their introduction</w:t>
            </w:r>
            <w:del w:id="168" w:author="Gentry, Mark" w:date="2024-08-16T21:35:00Z" w16du:dateUtc="2024-08-17T01:35:00Z">
              <w:r w:rsidDel="00294D43">
                <w:delText>.  Port AC’97 soft modem to HD Audio</w:delText>
              </w:r>
            </w:del>
            <w:r>
              <w:t>.  Modem representative on Intel's HD Audio initiative team and on the Intel/Microsoft HD Audio joint development team.</w:t>
            </w:r>
          </w:p>
        </w:tc>
      </w:tr>
      <w:tr w:rsidR="006D2D07" w14:paraId="27398C36" w14:textId="77777777" w:rsidTr="00150D99">
        <w:trPr>
          <w:cantSplit/>
        </w:trPr>
        <w:tc>
          <w:tcPr>
            <w:tcW w:w="782" w:type="dxa"/>
          </w:tcPr>
          <w:p w14:paraId="6E5D833D" w14:textId="77777777" w:rsidR="006D2D07" w:rsidRDefault="006D2D07" w:rsidP="00150D99">
            <w:pPr>
              <w:rPr>
                <w:rFonts w:ascii="Times New Roman" w:hAnsi="Times New Roman"/>
                <w:b/>
                <w:sz w:val="22"/>
              </w:rPr>
            </w:pPr>
          </w:p>
        </w:tc>
        <w:tc>
          <w:tcPr>
            <w:tcW w:w="8460" w:type="dxa"/>
            <w:gridSpan w:val="3"/>
          </w:tcPr>
          <w:p w14:paraId="1480AB55" w14:textId="7B095C2F" w:rsidR="006D2D07" w:rsidRDefault="006D2D07" w:rsidP="00150D99">
            <w:pPr>
              <w:pStyle w:val="ResumeBullet"/>
            </w:pPr>
            <w:r>
              <w:sym w:font="Symbol" w:char="F0B7"/>
            </w:r>
            <w:r>
              <w:t xml:space="preserve">  Identified and helped resolve issues in HD Audio bus driver.  Brought up HD Audio modem codec, found workarounds for codec bugs, and helped integrate workarounds in bus </w:t>
            </w:r>
            <w:del w:id="169" w:author="Gentry, Mark" w:date="2024-08-14T08:30:00Z" w16du:dateUtc="2024-08-14T12:30:00Z">
              <w:r w:rsidDel="006B0544">
                <w:delText>or</w:delText>
              </w:r>
            </w:del>
            <w:ins w:id="170" w:author="Gentry, Mark" w:date="2024-08-14T08:30:00Z" w16du:dateUtc="2024-08-14T12:30:00Z">
              <w:r w:rsidR="006B0544">
                <w:t>and</w:t>
              </w:r>
            </w:ins>
            <w:r>
              <w:t xml:space="preserve"> modem driver</w:t>
            </w:r>
            <w:ins w:id="171" w:author="Gentry, Mark" w:date="2024-08-14T08:30:00Z" w16du:dateUtc="2024-08-14T12:30:00Z">
              <w:r w:rsidR="006B0544">
                <w:t>s</w:t>
              </w:r>
            </w:ins>
            <w:r>
              <w:t>.</w:t>
            </w:r>
          </w:p>
        </w:tc>
      </w:tr>
      <w:tr w:rsidR="006D2D07" w14:paraId="73C7F7DC" w14:textId="77777777" w:rsidTr="00150D99">
        <w:trPr>
          <w:cantSplit/>
        </w:trPr>
        <w:tc>
          <w:tcPr>
            <w:tcW w:w="782" w:type="dxa"/>
          </w:tcPr>
          <w:p w14:paraId="65C4AD29" w14:textId="77777777" w:rsidR="006D2D07" w:rsidRDefault="006D2D07" w:rsidP="00150D99">
            <w:pPr>
              <w:rPr>
                <w:rFonts w:ascii="Times New Roman" w:hAnsi="Times New Roman"/>
                <w:b/>
                <w:sz w:val="22"/>
              </w:rPr>
            </w:pPr>
          </w:p>
        </w:tc>
        <w:tc>
          <w:tcPr>
            <w:tcW w:w="8460" w:type="dxa"/>
            <w:gridSpan w:val="3"/>
          </w:tcPr>
          <w:p w14:paraId="4533EAEA" w14:textId="0C592302" w:rsidR="006D2D07" w:rsidRDefault="006D2D07" w:rsidP="00150D99">
            <w:pPr>
              <w:pStyle w:val="ResumeBullet"/>
            </w:pPr>
            <w:r>
              <w:sym w:font="Symbol" w:char="F0B7"/>
            </w:r>
            <w:r>
              <w:t xml:space="preserve">  Responsible for getting modem included in Intel’s Mobile Products Group (MPG) reference motherboard kits</w:t>
            </w:r>
            <w:del w:id="172" w:author="Gentry, Mark" w:date="2024-08-14T08:31:00Z" w16du:dateUtc="2024-08-14T12:31:00Z">
              <w:r w:rsidDel="006B0544">
                <w:delText xml:space="preserve"> and for defining process for this</w:delText>
              </w:r>
            </w:del>
            <w:del w:id="173" w:author="Gentry, Mark" w:date="2024-08-16T21:36:00Z" w16du:dateUtc="2024-08-17T01:36:00Z">
              <w:r w:rsidDel="00294D43">
                <w:delText>.  Addressed any issue with kit that affected modem: BIOS bugs, lack of documentation, chipset silicon bugs, etc</w:delText>
              </w:r>
            </w:del>
            <w:r>
              <w:t xml:space="preserve">. </w:t>
            </w:r>
          </w:p>
        </w:tc>
      </w:tr>
      <w:tr w:rsidR="006D2D07" w:rsidDel="006B0544" w14:paraId="11CE5185" w14:textId="14CBA3A0" w:rsidTr="00150D99">
        <w:trPr>
          <w:cantSplit/>
          <w:del w:id="174" w:author="Gentry, Mark" w:date="2024-08-14T08:31:00Z"/>
        </w:trPr>
        <w:tc>
          <w:tcPr>
            <w:tcW w:w="782" w:type="dxa"/>
          </w:tcPr>
          <w:p w14:paraId="597C9F7E" w14:textId="1513C1C3" w:rsidR="006D2D07" w:rsidDel="006B0544" w:rsidRDefault="006D2D07" w:rsidP="00150D99">
            <w:pPr>
              <w:rPr>
                <w:del w:id="175" w:author="Gentry, Mark" w:date="2024-08-14T08:31:00Z" w16du:dateUtc="2024-08-14T12:31:00Z"/>
                <w:rFonts w:ascii="Times New Roman" w:hAnsi="Times New Roman"/>
                <w:b/>
                <w:sz w:val="22"/>
              </w:rPr>
            </w:pPr>
          </w:p>
        </w:tc>
        <w:tc>
          <w:tcPr>
            <w:tcW w:w="8460" w:type="dxa"/>
            <w:gridSpan w:val="3"/>
          </w:tcPr>
          <w:p w14:paraId="1CFF8642" w14:textId="79783D11" w:rsidR="006D2D07" w:rsidDel="006B0544" w:rsidRDefault="006D2D07" w:rsidP="00150D99">
            <w:pPr>
              <w:pStyle w:val="ResumeBullet"/>
              <w:rPr>
                <w:del w:id="176" w:author="Gentry, Mark" w:date="2024-08-14T08:31:00Z" w16du:dateUtc="2024-08-14T12:31:00Z"/>
              </w:rPr>
            </w:pPr>
            <w:del w:id="177" w:author="Gentry, Mark" w:date="2024-08-14T08:31:00Z" w16du:dateUtc="2024-08-14T12:31:00Z">
              <w:r w:rsidDel="006B0544">
                <w:sym w:font="Symbol" w:char="F0B7"/>
              </w:r>
              <w:r w:rsidDel="006B0544">
                <w:delText xml:space="preserve">  Work closely with Microsoft WHQL team to modify tests necessary for HD Audio modems to be certified by WHQL.  One of the first modems to receive certification.</w:delText>
              </w:r>
            </w:del>
          </w:p>
        </w:tc>
      </w:tr>
      <w:tr w:rsidR="006D2D07" w14:paraId="6EB6E970" w14:textId="77777777" w:rsidTr="00150D99">
        <w:trPr>
          <w:cantSplit/>
        </w:trPr>
        <w:tc>
          <w:tcPr>
            <w:tcW w:w="782" w:type="dxa"/>
          </w:tcPr>
          <w:p w14:paraId="1B5420D0" w14:textId="77777777" w:rsidR="006D2D07" w:rsidRDefault="006D2D07" w:rsidP="00150D99">
            <w:pPr>
              <w:rPr>
                <w:rFonts w:ascii="Times New Roman" w:hAnsi="Times New Roman"/>
                <w:b/>
                <w:sz w:val="22"/>
              </w:rPr>
            </w:pPr>
          </w:p>
        </w:tc>
        <w:tc>
          <w:tcPr>
            <w:tcW w:w="8460" w:type="dxa"/>
            <w:gridSpan w:val="3"/>
          </w:tcPr>
          <w:p w14:paraId="057B8556" w14:textId="77777777" w:rsidR="006D2D07" w:rsidRDefault="006D2D07" w:rsidP="00150D99">
            <w:pPr>
              <w:pStyle w:val="ResumeBullet"/>
            </w:pPr>
            <w:r>
              <w:sym w:font="Symbol" w:char="F0B7"/>
            </w:r>
            <w:r>
              <w:t xml:space="preserve">  Ported HD Audio modem driver to 64-bit architecture (amd64, EM64T).  Responsible for making sure organization had latest 64-bit Windows builds and 64-bit Intel platforms.</w:t>
            </w:r>
          </w:p>
        </w:tc>
      </w:tr>
      <w:tr w:rsidR="001532F8" w14:paraId="767AD989" w14:textId="77777777" w:rsidTr="00D54695">
        <w:trPr>
          <w:cantSplit/>
        </w:trPr>
        <w:tc>
          <w:tcPr>
            <w:tcW w:w="782" w:type="dxa"/>
          </w:tcPr>
          <w:p w14:paraId="4BA7294D" w14:textId="77777777" w:rsidR="001532F8" w:rsidRDefault="001532F8">
            <w:pPr>
              <w:rPr>
                <w:rFonts w:ascii="Times New Roman" w:hAnsi="Times New Roman"/>
                <w:b/>
                <w:sz w:val="22"/>
              </w:rPr>
            </w:pPr>
          </w:p>
        </w:tc>
        <w:tc>
          <w:tcPr>
            <w:tcW w:w="8460" w:type="dxa"/>
            <w:gridSpan w:val="3"/>
          </w:tcPr>
          <w:p w14:paraId="66E83D0C" w14:textId="01356088" w:rsidR="001532F8" w:rsidRDefault="006B0544" w:rsidP="004302E4">
            <w:pPr>
              <w:pStyle w:val="MyNormalIndent"/>
              <w:ind w:firstLine="0"/>
            </w:pPr>
            <w:bookmarkStart w:id="178" w:name="intelManager"/>
            <w:bookmarkEnd w:id="178"/>
            <w:ins w:id="179" w:author="Gentry, Mark" w:date="2024-08-14T08:32:00Z" w16du:dateUtc="2024-08-14T12:32:00Z">
              <w:r>
                <w:sym w:font="Symbol" w:char="F0B7"/>
              </w:r>
              <w:r>
                <w:t xml:space="preserve">  </w:t>
              </w:r>
            </w:ins>
            <w:r w:rsidR="005A7A5A">
              <w:t>Technical lead on embedded V.92 modem project</w:t>
            </w:r>
            <w:ins w:id="180" w:author="Gentry, Mark" w:date="2024-08-18T13:32:00Z" w16du:dateUtc="2024-08-18T17:32:00Z">
              <w:r w:rsidR="00CB3B8C">
                <w:t xml:space="preserve"> </w:t>
              </w:r>
            </w:ins>
            <w:ins w:id="181" w:author="Gentry, Mark" w:date="2024-08-18T13:33:00Z" w16du:dateUtc="2024-08-18T17:33:00Z">
              <w:r w:rsidR="00CB3B8C">
                <w:t xml:space="preserve">where the goals were </w:t>
              </w:r>
            </w:ins>
            <w:del w:id="182" w:author="Gentry, Mark" w:date="2024-08-18T13:07:00Z" w16du:dateUtc="2024-08-18T17:07:00Z">
              <w:r w:rsidR="005A7A5A" w:rsidDel="00230EF6">
                <w:delText xml:space="preserve">. </w:delText>
              </w:r>
              <w:r w:rsidR="0093010D" w:rsidDel="00230EF6">
                <w:delText xml:space="preserve">This was shortly </w:delText>
              </w:r>
            </w:del>
            <w:del w:id="183" w:author="Gentry, Mark" w:date="2024-08-18T13:32:00Z" w16du:dateUtc="2024-08-18T17:32:00Z">
              <w:r w:rsidR="0093010D" w:rsidDel="00CB3B8C">
                <w:delText xml:space="preserve">after Intel acquired Cirrus Logic modem spinoff, Ambient. The goal </w:delText>
              </w:r>
            </w:del>
            <w:del w:id="184" w:author="Gentry, Mark" w:date="2024-08-18T13:33:00Z" w16du:dateUtc="2024-08-18T17:33:00Z">
              <w:r w:rsidR="0093010D" w:rsidDel="00CB3B8C">
                <w:delText xml:space="preserve">was </w:delText>
              </w:r>
            </w:del>
            <w:r w:rsidR="0093010D">
              <w:t>1) to switch to have Intel manufacture the modem silicon and 2) to have this silicon support both controller-based and controller-less modems.</w:t>
            </w:r>
          </w:p>
        </w:tc>
      </w:tr>
      <w:tr w:rsidR="00990427" w14:paraId="173385D5" w14:textId="77777777" w:rsidTr="00D54695">
        <w:trPr>
          <w:cantSplit/>
        </w:trPr>
        <w:tc>
          <w:tcPr>
            <w:tcW w:w="782" w:type="dxa"/>
          </w:tcPr>
          <w:p w14:paraId="7D2B9748" w14:textId="77777777" w:rsidR="00990427" w:rsidRDefault="00990427">
            <w:pPr>
              <w:rPr>
                <w:rFonts w:ascii="Times New Roman" w:hAnsi="Times New Roman"/>
                <w:b/>
                <w:sz w:val="22"/>
              </w:rPr>
            </w:pPr>
          </w:p>
        </w:tc>
        <w:tc>
          <w:tcPr>
            <w:tcW w:w="8460" w:type="dxa"/>
            <w:gridSpan w:val="3"/>
          </w:tcPr>
          <w:p w14:paraId="0C579674" w14:textId="03C6DC1D" w:rsidR="00990427" w:rsidDel="00990427" w:rsidRDefault="00990427" w:rsidP="009A6BAE">
            <w:pPr>
              <w:pStyle w:val="MyNormalIndent"/>
              <w:ind w:firstLine="0"/>
            </w:pPr>
            <w:r>
              <w:sym w:font="Symbol" w:char="F0B7"/>
            </w:r>
            <w:r>
              <w:t xml:space="preserve">  Port of existing modem controller from a Windows driver implementation to an 8051 implementation. Responsible for development of new platform-dependent code for controller-less mode.  </w:t>
            </w:r>
          </w:p>
        </w:tc>
      </w:tr>
      <w:tr w:rsidR="005A7A5A" w14:paraId="0A9F5B95" w14:textId="77777777" w:rsidTr="00D54695">
        <w:trPr>
          <w:cantSplit/>
        </w:trPr>
        <w:tc>
          <w:tcPr>
            <w:tcW w:w="782" w:type="dxa"/>
          </w:tcPr>
          <w:p w14:paraId="61F8575A" w14:textId="77777777" w:rsidR="005A7A5A" w:rsidRDefault="005A7A5A">
            <w:pPr>
              <w:rPr>
                <w:rFonts w:ascii="Times New Roman" w:hAnsi="Times New Roman"/>
                <w:b/>
                <w:sz w:val="22"/>
              </w:rPr>
            </w:pPr>
          </w:p>
        </w:tc>
        <w:tc>
          <w:tcPr>
            <w:tcW w:w="8460" w:type="dxa"/>
            <w:gridSpan w:val="3"/>
          </w:tcPr>
          <w:p w14:paraId="0F3BF7D5" w14:textId="04C47269" w:rsidR="005A7A5A" w:rsidRDefault="009A6BAE" w:rsidP="005A7A5A">
            <w:pPr>
              <w:pStyle w:val="ResumeBullet"/>
            </w:pPr>
            <w:r>
              <w:sym w:font="Symbol" w:char="F0B7"/>
            </w:r>
            <w:r>
              <w:t xml:space="preserve">  </w:t>
            </w:r>
            <w:r w:rsidR="005A7A5A">
              <w:t>Responsible for selection of development tools</w:t>
            </w:r>
            <w:del w:id="185" w:author="Gentry, Mark" w:date="2024-08-16T21:37:00Z" w16du:dateUtc="2024-08-17T01:37:00Z">
              <w:r w:rsidR="005A7A5A" w:rsidDel="00CE7FE9">
                <w:delText xml:space="preserve"> and new build procedure</w:delText>
              </w:r>
            </w:del>
            <w:r w:rsidR="005A7A5A">
              <w:t>. Responsible for debugging methodology, consisting of debug monitor, use of debug UART, and use of logic analyzer and offline analysis of program traces.</w:t>
            </w:r>
          </w:p>
        </w:tc>
      </w:tr>
      <w:tr w:rsidR="005A7A5A" w14:paraId="28D9498B" w14:textId="77777777" w:rsidTr="00D54695">
        <w:trPr>
          <w:cantSplit/>
        </w:trPr>
        <w:tc>
          <w:tcPr>
            <w:tcW w:w="782" w:type="dxa"/>
          </w:tcPr>
          <w:p w14:paraId="1E891542" w14:textId="77777777" w:rsidR="005A7A5A" w:rsidRDefault="005A7A5A">
            <w:pPr>
              <w:rPr>
                <w:rFonts w:ascii="Times New Roman" w:hAnsi="Times New Roman"/>
                <w:b/>
                <w:sz w:val="22"/>
              </w:rPr>
            </w:pPr>
          </w:p>
        </w:tc>
        <w:tc>
          <w:tcPr>
            <w:tcW w:w="8460" w:type="dxa"/>
            <w:gridSpan w:val="3"/>
          </w:tcPr>
          <w:p w14:paraId="0C014C50" w14:textId="72C8BCD1" w:rsidR="005A7A5A" w:rsidRDefault="009A6BAE" w:rsidP="005A7A5A">
            <w:pPr>
              <w:pStyle w:val="ResumeBullet"/>
            </w:pPr>
            <w:r>
              <w:sym w:font="Symbol" w:char="F0B7"/>
            </w:r>
            <w:r>
              <w:t xml:space="preserve">  </w:t>
            </w:r>
            <w:r w:rsidR="005A7A5A">
              <w:t>Worked closely with evaluation board designer to ensure board included necessary features like shadow RAM, ISA interface, and two different AFEs.  Responsible for design/programming of Lattice FPGAs on evaluation board.</w:t>
            </w:r>
          </w:p>
        </w:tc>
      </w:tr>
      <w:tr w:rsidR="005A7A5A" w14:paraId="7009022F" w14:textId="77777777" w:rsidTr="00D54695">
        <w:trPr>
          <w:cantSplit/>
        </w:trPr>
        <w:tc>
          <w:tcPr>
            <w:tcW w:w="782" w:type="dxa"/>
          </w:tcPr>
          <w:p w14:paraId="32E720FB" w14:textId="77777777" w:rsidR="005A7A5A" w:rsidRDefault="005A7A5A">
            <w:pPr>
              <w:rPr>
                <w:rFonts w:ascii="Times New Roman" w:hAnsi="Times New Roman"/>
                <w:b/>
                <w:sz w:val="22"/>
              </w:rPr>
            </w:pPr>
          </w:p>
        </w:tc>
        <w:tc>
          <w:tcPr>
            <w:tcW w:w="8460" w:type="dxa"/>
            <w:gridSpan w:val="3"/>
          </w:tcPr>
          <w:p w14:paraId="67E8FB99" w14:textId="5522C776" w:rsidR="005A7A5A" w:rsidRDefault="005A7A5A" w:rsidP="005A7A5A">
            <w:pPr>
              <w:pStyle w:val="ResumeBullet"/>
            </w:pPr>
            <w:r>
              <w:sym w:font="Symbol" w:char="F0B7"/>
            </w:r>
            <w:r>
              <w:t xml:space="preserve">  Early reviewer of HD Audio spec, paying close attention to design of modem codecs</w:t>
            </w:r>
            <w:del w:id="186" w:author="Gentry, Mark" w:date="2024-08-18T13:35:00Z" w16du:dateUtc="2024-08-18T17:35:00Z">
              <w:r w:rsidDel="00D76B00">
                <w:delText xml:space="preserve">.  Feedback contributed to several changes in </w:delText>
              </w:r>
            </w:del>
            <w:del w:id="187" w:author="Gentry, Mark" w:date="2024-08-18T13:08:00Z" w16du:dateUtc="2024-08-18T17:08:00Z">
              <w:r w:rsidDel="00230EF6">
                <w:delText>spec;</w:delText>
              </w:r>
            </w:del>
            <w:del w:id="188" w:author="Gentry, Mark" w:date="2024-08-18T13:35:00Z" w16du:dateUtc="2024-08-18T17:35:00Z">
              <w:r w:rsidDel="00D76B00">
                <w:delText xml:space="preserve"> e.g., spec not standardizing modem codecs as it does audio codecs</w:delText>
              </w:r>
            </w:del>
            <w:del w:id="189" w:author="Gentry, Mark" w:date="2024-08-16T21:37:00Z" w16du:dateUtc="2024-08-17T01:37:00Z">
              <w:r w:rsidDel="00CE7FE9">
                <w:delText>.  Identified parts of spec requiring special features in modem codecs</w:delText>
              </w:r>
            </w:del>
            <w:r>
              <w:t xml:space="preserve">.  Helped </w:t>
            </w:r>
            <w:del w:id="190" w:author="Gentry, Mark" w:date="2024-08-14T08:34:00Z" w16du:dateUtc="2024-08-14T12:34:00Z">
              <w:r w:rsidDel="006B0544">
                <w:delText xml:space="preserve">key </w:delText>
              </w:r>
            </w:del>
            <w:r>
              <w:t>IHVs with design of their HD Audio modem codecs</w:t>
            </w:r>
            <w:del w:id="191" w:author="Gentry, Mark" w:date="2024-08-18T13:08:00Z" w16du:dateUtc="2024-08-18T17:08:00Z">
              <w:r w:rsidDel="00230EF6">
                <w:delText>.  Determined changes to AC'97 modem codecs necessary for HD Audio</w:delText>
              </w:r>
            </w:del>
            <w:del w:id="192" w:author="Gentry, Mark" w:date="2024-08-16T21:38:00Z" w16du:dateUtc="2024-08-17T01:38:00Z">
              <w:r w:rsidDel="00CE7FE9">
                <w:delText>.  Work with Intel mobile and desktop groups and Microsoft on how to architect an HD Audio soft modem product</w:delText>
              </w:r>
            </w:del>
            <w:r>
              <w:t xml:space="preserve">.  </w:t>
            </w:r>
          </w:p>
        </w:tc>
      </w:tr>
      <w:tr w:rsidR="0093010D" w14:paraId="3AF8BAB3" w14:textId="77777777" w:rsidTr="00150D99">
        <w:trPr>
          <w:cantSplit/>
        </w:trPr>
        <w:tc>
          <w:tcPr>
            <w:tcW w:w="782" w:type="dxa"/>
          </w:tcPr>
          <w:p w14:paraId="5BD4099D" w14:textId="77777777" w:rsidR="0093010D" w:rsidRDefault="0093010D" w:rsidP="00150D99">
            <w:pPr>
              <w:rPr>
                <w:rFonts w:ascii="Times New Roman" w:hAnsi="Times New Roman"/>
                <w:b/>
                <w:sz w:val="22"/>
              </w:rPr>
            </w:pPr>
          </w:p>
        </w:tc>
        <w:tc>
          <w:tcPr>
            <w:tcW w:w="8460" w:type="dxa"/>
            <w:gridSpan w:val="3"/>
          </w:tcPr>
          <w:p w14:paraId="7081B48F" w14:textId="77777777" w:rsidR="0093010D" w:rsidRDefault="0093010D" w:rsidP="00150D99">
            <w:pPr>
              <w:pStyle w:val="ResumeBullet"/>
            </w:pPr>
            <w:r>
              <w:sym w:font="Symbol" w:char="F0B7"/>
            </w:r>
            <w:r>
              <w:t xml:space="preserve">  Designed automated modem test, including simple network protocol to allow sharing of modem test equipment.</w:t>
            </w:r>
          </w:p>
        </w:tc>
      </w:tr>
      <w:tr w:rsidR="005A7A5A" w14:paraId="00D400B6" w14:textId="77777777" w:rsidTr="00D54695">
        <w:trPr>
          <w:cantSplit/>
        </w:trPr>
        <w:tc>
          <w:tcPr>
            <w:tcW w:w="782" w:type="dxa"/>
          </w:tcPr>
          <w:p w14:paraId="55356FB2" w14:textId="77777777" w:rsidR="005A7A5A" w:rsidRDefault="005A7A5A">
            <w:pPr>
              <w:rPr>
                <w:rFonts w:ascii="Times New Roman" w:hAnsi="Times New Roman"/>
                <w:b/>
                <w:sz w:val="22"/>
              </w:rPr>
            </w:pPr>
          </w:p>
        </w:tc>
        <w:tc>
          <w:tcPr>
            <w:tcW w:w="8460" w:type="dxa"/>
            <w:gridSpan w:val="3"/>
          </w:tcPr>
          <w:p w14:paraId="7E0AD681" w14:textId="77777777" w:rsidR="005A7A5A" w:rsidRDefault="005A7A5A" w:rsidP="005A7A5A">
            <w:pPr>
              <w:pStyle w:val="ResumeBullet"/>
            </w:pPr>
          </w:p>
        </w:tc>
      </w:tr>
      <w:tr w:rsidR="001532F8" w14:paraId="40BE0080" w14:textId="77777777" w:rsidTr="00D54695">
        <w:trPr>
          <w:cantSplit/>
        </w:trPr>
        <w:tc>
          <w:tcPr>
            <w:tcW w:w="1862" w:type="dxa"/>
            <w:gridSpan w:val="2"/>
          </w:tcPr>
          <w:p w14:paraId="602C04AE" w14:textId="77777777" w:rsidR="001532F8" w:rsidRDefault="001532F8">
            <w:pPr>
              <w:rPr>
                <w:rFonts w:ascii="Times New Roman" w:hAnsi="Times New Roman"/>
                <w:b/>
                <w:sz w:val="22"/>
              </w:rPr>
            </w:pPr>
            <w:r>
              <w:rPr>
                <w:rFonts w:ascii="Times New Roman" w:hAnsi="Times New Roman"/>
                <w:b/>
                <w:sz w:val="22"/>
              </w:rPr>
              <w:t>2000 – 2002</w:t>
            </w:r>
          </w:p>
        </w:tc>
        <w:tc>
          <w:tcPr>
            <w:tcW w:w="7380" w:type="dxa"/>
            <w:gridSpan w:val="2"/>
          </w:tcPr>
          <w:p w14:paraId="13BC7AC1" w14:textId="1A00882D" w:rsidR="001532F8" w:rsidRDefault="00BE7295">
            <w:pPr>
              <w:rPr>
                <w:rFonts w:ascii="Times New Roman" w:hAnsi="Times New Roman"/>
                <w:b/>
                <w:sz w:val="22"/>
              </w:rPr>
            </w:pPr>
            <w:r>
              <w:rPr>
                <w:rFonts w:ascii="Times New Roman" w:hAnsi="Times New Roman"/>
                <w:b/>
                <w:sz w:val="22"/>
              </w:rPr>
              <w:t>SW Architect</w:t>
            </w:r>
          </w:p>
        </w:tc>
      </w:tr>
      <w:tr w:rsidR="005A7A5A" w14:paraId="573EAEBA" w14:textId="77777777" w:rsidTr="00D54695">
        <w:trPr>
          <w:cantSplit/>
        </w:trPr>
        <w:tc>
          <w:tcPr>
            <w:tcW w:w="782" w:type="dxa"/>
          </w:tcPr>
          <w:p w14:paraId="3501B668" w14:textId="77777777" w:rsidR="005A7A5A" w:rsidRDefault="005A7A5A">
            <w:pPr>
              <w:rPr>
                <w:rFonts w:ascii="Times New Roman" w:hAnsi="Times New Roman"/>
                <w:b/>
                <w:sz w:val="22"/>
              </w:rPr>
            </w:pPr>
          </w:p>
        </w:tc>
        <w:tc>
          <w:tcPr>
            <w:tcW w:w="8460" w:type="dxa"/>
            <w:gridSpan w:val="3"/>
          </w:tcPr>
          <w:p w14:paraId="1DBF842F" w14:textId="4B22229D" w:rsidR="005A7A5A" w:rsidRDefault="009A6BAE" w:rsidP="005A7A5A">
            <w:pPr>
              <w:pStyle w:val="ResumeBullet"/>
            </w:pPr>
            <w:r>
              <w:sym w:font="Symbol" w:char="F0B7"/>
            </w:r>
            <w:r>
              <w:t xml:space="preserve">  </w:t>
            </w:r>
            <w:r w:rsidR="005A7A5A">
              <w:t xml:space="preserve">Work with Dallas 80C320 ICE prior to availability of </w:t>
            </w:r>
            <w:r w:rsidR="00BE7295">
              <w:t xml:space="preserve">new, Intel-manufactured </w:t>
            </w:r>
            <w:r w:rsidR="005A7A5A">
              <w:t>modem chip</w:t>
            </w:r>
            <w:r w:rsidR="00BE7295">
              <w:t xml:space="preserve"> (described above)</w:t>
            </w:r>
            <w:r w:rsidR="005A7A5A">
              <w:t>.</w:t>
            </w:r>
          </w:p>
        </w:tc>
      </w:tr>
      <w:tr w:rsidR="005A7A5A" w14:paraId="23E7E604" w14:textId="77777777" w:rsidTr="00D54695">
        <w:trPr>
          <w:cantSplit/>
        </w:trPr>
        <w:tc>
          <w:tcPr>
            <w:tcW w:w="782" w:type="dxa"/>
          </w:tcPr>
          <w:p w14:paraId="1AC2037E" w14:textId="77777777" w:rsidR="005A7A5A" w:rsidRDefault="005A7A5A">
            <w:pPr>
              <w:rPr>
                <w:rFonts w:ascii="Times New Roman" w:hAnsi="Times New Roman"/>
                <w:b/>
                <w:sz w:val="22"/>
              </w:rPr>
            </w:pPr>
          </w:p>
        </w:tc>
        <w:tc>
          <w:tcPr>
            <w:tcW w:w="8460" w:type="dxa"/>
            <w:gridSpan w:val="3"/>
          </w:tcPr>
          <w:p w14:paraId="200CBE29" w14:textId="6FB3B0B4" w:rsidR="005A7A5A" w:rsidRDefault="009A6BAE" w:rsidP="005A7A5A">
            <w:pPr>
              <w:pStyle w:val="ResumeBullet"/>
            </w:pPr>
            <w:r>
              <w:sym w:font="Symbol" w:char="F0B7"/>
            </w:r>
            <w:r>
              <w:t xml:space="preserve">  </w:t>
            </w:r>
            <w:r w:rsidR="005A7A5A">
              <w:t xml:space="preserve">Worked with lead chip designer on </w:t>
            </w:r>
            <w:r w:rsidR="00BE7295">
              <w:t xml:space="preserve">the </w:t>
            </w:r>
            <w:r w:rsidR="005A7A5A">
              <w:t>design</w:t>
            </w:r>
            <w:r w:rsidR="00BE7295">
              <w:t xml:space="preserve"> of the new modem chip</w:t>
            </w:r>
            <w:r w:rsidR="005A7A5A">
              <w:t>, initially to define/improve programming interface and later to address testbench failures.</w:t>
            </w:r>
          </w:p>
        </w:tc>
      </w:tr>
      <w:tr w:rsidR="005A7A5A" w14:paraId="3C23C023" w14:textId="77777777" w:rsidTr="00D54695">
        <w:trPr>
          <w:cantSplit/>
        </w:trPr>
        <w:tc>
          <w:tcPr>
            <w:tcW w:w="782" w:type="dxa"/>
          </w:tcPr>
          <w:p w14:paraId="126FE6FF" w14:textId="77777777" w:rsidR="005A7A5A" w:rsidRDefault="005A7A5A">
            <w:pPr>
              <w:rPr>
                <w:rFonts w:ascii="Times New Roman" w:hAnsi="Times New Roman"/>
                <w:b/>
                <w:sz w:val="22"/>
              </w:rPr>
            </w:pPr>
          </w:p>
        </w:tc>
        <w:tc>
          <w:tcPr>
            <w:tcW w:w="8460" w:type="dxa"/>
            <w:gridSpan w:val="3"/>
          </w:tcPr>
          <w:p w14:paraId="69FD794F" w14:textId="6666186D" w:rsidR="005A7A5A" w:rsidRDefault="009A6BAE" w:rsidP="005A7A5A">
            <w:pPr>
              <w:pStyle w:val="ResumeBullet"/>
            </w:pPr>
            <w:r>
              <w:sym w:font="Symbol" w:char="F0B7"/>
            </w:r>
            <w:r>
              <w:t xml:space="preserve">  </w:t>
            </w:r>
            <w:r w:rsidR="005A7A5A">
              <w:t xml:space="preserve">Worked with design teams to ensure evaluation boards </w:t>
            </w:r>
            <w:r w:rsidR="00BE7295">
              <w:t xml:space="preserve">for new modem chip </w:t>
            </w:r>
            <w:r w:rsidR="005A7A5A">
              <w:t xml:space="preserve">met chip validation </w:t>
            </w:r>
            <w:ins w:id="193" w:author="Gentry, Mark" w:date="2024-08-16T21:40:00Z" w16du:dateUtc="2024-08-17T01:40:00Z">
              <w:r w:rsidR="00CE7FE9">
                <w:t xml:space="preserve">and development </w:t>
              </w:r>
            </w:ins>
            <w:r w:rsidR="005A7A5A">
              <w:t>requirements</w:t>
            </w:r>
            <w:del w:id="194" w:author="Gentry, Mark" w:date="2024-08-16T21:41:00Z" w16du:dateUtc="2024-08-17T01:41:00Z">
              <w:r w:rsidR="005A7A5A" w:rsidDel="00CE7FE9">
                <w:delText>.  Also made sure boards had features required for software development: two different AFEs, hardware necessary to work with existing debug setups, etc</w:delText>
              </w:r>
            </w:del>
            <w:r w:rsidR="005A7A5A">
              <w:t xml:space="preserve">.  Drove evaluation board </w:t>
            </w:r>
            <w:del w:id="195" w:author="Gentry, Mark" w:date="2024-08-16T21:41:00Z" w16du:dateUtc="2024-08-17T01:41:00Z">
              <w:r w:rsidR="005A7A5A" w:rsidDel="00CE7FE9">
                <w:delText xml:space="preserve">layout and fab </w:delText>
              </w:r>
            </w:del>
            <w:ins w:id="196" w:author="Gentry, Mark" w:date="2024-08-16T21:41:00Z" w16du:dateUtc="2024-08-17T01:41:00Z">
              <w:r w:rsidR="00CE7FE9">
                <w:t xml:space="preserve">project </w:t>
              </w:r>
            </w:ins>
            <w:r w:rsidR="005A7A5A">
              <w:t>to make sure we had boards as soon as chips were available.</w:t>
            </w:r>
          </w:p>
        </w:tc>
      </w:tr>
      <w:tr w:rsidR="005A7A5A" w14:paraId="57C47F47" w14:textId="77777777" w:rsidTr="00D54695">
        <w:trPr>
          <w:cantSplit/>
        </w:trPr>
        <w:tc>
          <w:tcPr>
            <w:tcW w:w="782" w:type="dxa"/>
          </w:tcPr>
          <w:p w14:paraId="428EE2E5" w14:textId="77777777" w:rsidR="005A7A5A" w:rsidRDefault="005A7A5A">
            <w:pPr>
              <w:rPr>
                <w:rFonts w:ascii="Times New Roman" w:hAnsi="Times New Roman"/>
                <w:b/>
                <w:sz w:val="22"/>
              </w:rPr>
            </w:pPr>
          </w:p>
        </w:tc>
        <w:tc>
          <w:tcPr>
            <w:tcW w:w="8460" w:type="dxa"/>
            <w:gridSpan w:val="3"/>
          </w:tcPr>
          <w:p w14:paraId="7EA33F68" w14:textId="0B755B19" w:rsidR="005A7A5A" w:rsidRDefault="009A6BAE" w:rsidP="005A7A5A">
            <w:pPr>
              <w:pStyle w:val="ResumeBullet"/>
            </w:pPr>
            <w:r>
              <w:sym w:font="Symbol" w:char="F0B7"/>
            </w:r>
            <w:r>
              <w:t xml:space="preserve">  </w:t>
            </w:r>
            <w:r w:rsidR="005A7A5A">
              <w:t xml:space="preserve">Wrote </w:t>
            </w:r>
            <w:r w:rsidR="009C5E97">
              <w:t xml:space="preserve">8051 code for new modem chip’s </w:t>
            </w:r>
            <w:r w:rsidR="005A7A5A">
              <w:t>boot ROM</w:t>
            </w:r>
            <w:r w:rsidR="009C5E97">
              <w:t xml:space="preserve">. This code was </w:t>
            </w:r>
            <w:r w:rsidR="005A7A5A">
              <w:t xml:space="preserve">responsible for detecting </w:t>
            </w:r>
            <w:proofErr w:type="spellStart"/>
            <w:r w:rsidR="005A7A5A">
              <w:t>bondout</w:t>
            </w:r>
            <w:proofErr w:type="spellEnd"/>
            <w:r w:rsidR="009C5E97">
              <w:t xml:space="preserve"> (controller-based or controllerless/PCI)</w:t>
            </w:r>
            <w:r w:rsidR="005A7A5A">
              <w:t>, detecting and copying contents of EEPROM, and setting PCI Subsystem IDs.</w:t>
            </w:r>
          </w:p>
        </w:tc>
      </w:tr>
      <w:tr w:rsidR="005A7A5A" w14:paraId="3670E8BD" w14:textId="77777777" w:rsidTr="00D54695">
        <w:trPr>
          <w:cantSplit/>
        </w:trPr>
        <w:tc>
          <w:tcPr>
            <w:tcW w:w="782" w:type="dxa"/>
          </w:tcPr>
          <w:p w14:paraId="41FB73A1" w14:textId="77777777" w:rsidR="005A7A5A" w:rsidRDefault="005A7A5A">
            <w:pPr>
              <w:rPr>
                <w:rFonts w:ascii="Times New Roman" w:hAnsi="Times New Roman"/>
                <w:b/>
                <w:sz w:val="22"/>
              </w:rPr>
            </w:pPr>
          </w:p>
        </w:tc>
        <w:tc>
          <w:tcPr>
            <w:tcW w:w="8460" w:type="dxa"/>
            <w:gridSpan w:val="3"/>
          </w:tcPr>
          <w:p w14:paraId="668FD1CF" w14:textId="4ECCDA78" w:rsidR="005A7A5A" w:rsidRDefault="009A6BAE" w:rsidP="005A7A5A">
            <w:pPr>
              <w:pStyle w:val="ResumeBullet"/>
            </w:pPr>
            <w:r>
              <w:sym w:font="Symbol" w:char="F0B7"/>
            </w:r>
            <w:r>
              <w:t xml:space="preserve">  </w:t>
            </w:r>
            <w:r w:rsidR="005A7A5A">
              <w:t xml:space="preserve">Defined API designed to hide </w:t>
            </w:r>
            <w:del w:id="197" w:author="Gentry, Mark" w:date="2024-08-24T13:01:00Z" w16du:dateUtc="2024-08-24T17:01:00Z">
              <w:r w:rsidR="005A7A5A" w:rsidDel="006D07D6">
                <w:delText>hardware</w:delText>
              </w:r>
            </w:del>
            <w:ins w:id="198" w:author="Gentry, Mark" w:date="2024-08-24T13:01:00Z" w16du:dateUtc="2024-08-24T17:01:00Z">
              <w:r w:rsidR="006D07D6">
                <w:t>HW</w:t>
              </w:r>
            </w:ins>
            <w:r w:rsidR="005A7A5A">
              <w:t>-dependent and OS-dependent details.  Wrote corresponding code for both bondouts</w:t>
            </w:r>
            <w:r w:rsidR="009C5E97">
              <w:t xml:space="preserve"> (controller-based and controllerless/PCI) of the new modem chip</w:t>
            </w:r>
            <w:r w:rsidR="005A7A5A">
              <w:t>.</w:t>
            </w:r>
          </w:p>
        </w:tc>
      </w:tr>
      <w:tr w:rsidR="005A7A5A" w14:paraId="19330575" w14:textId="77777777" w:rsidTr="00D54695">
        <w:trPr>
          <w:cantSplit/>
        </w:trPr>
        <w:tc>
          <w:tcPr>
            <w:tcW w:w="782" w:type="dxa"/>
          </w:tcPr>
          <w:p w14:paraId="249D5BC6" w14:textId="77777777" w:rsidR="005A7A5A" w:rsidRDefault="005A7A5A">
            <w:pPr>
              <w:rPr>
                <w:rFonts w:ascii="Times New Roman" w:hAnsi="Times New Roman"/>
                <w:b/>
                <w:sz w:val="22"/>
              </w:rPr>
            </w:pPr>
          </w:p>
        </w:tc>
        <w:tc>
          <w:tcPr>
            <w:tcW w:w="8460" w:type="dxa"/>
            <w:gridSpan w:val="3"/>
          </w:tcPr>
          <w:p w14:paraId="43D68ED9" w14:textId="3C80989B" w:rsidR="005A7A5A" w:rsidRDefault="009A6BAE" w:rsidP="005A7A5A">
            <w:pPr>
              <w:pStyle w:val="ResumeBullet"/>
            </w:pPr>
            <w:r>
              <w:sym w:font="Symbol" w:char="F0B7"/>
            </w:r>
            <w:r>
              <w:t xml:space="preserve">  </w:t>
            </w:r>
            <w:r w:rsidR="005A7A5A">
              <w:t xml:space="preserve">Developed bringup </w:t>
            </w:r>
            <w:del w:id="199" w:author="Gentry, Mark" w:date="2024-08-16T21:42:00Z" w16du:dateUtc="2024-08-17T01:42:00Z">
              <w:r w:rsidR="005A7A5A" w:rsidDel="00CE7FE9">
                <w:delText>software</w:delText>
              </w:r>
              <w:r w:rsidR="009C5E97" w:rsidDel="00CE7FE9">
                <w:delText xml:space="preserve"> </w:delText>
              </w:r>
            </w:del>
            <w:ins w:id="200" w:author="Gentry, Mark" w:date="2024-08-16T21:42:00Z" w16du:dateUtc="2024-08-17T01:42:00Z">
              <w:r w:rsidR="00CE7FE9">
                <w:t xml:space="preserve">Windows drivers </w:t>
              </w:r>
            </w:ins>
            <w:r w:rsidR="009C5E97">
              <w:t>for the new modem chip</w:t>
            </w:r>
            <w:r w:rsidR="005A7A5A">
              <w:t>: read/write registers, read/write chip memory, test DMA, timers, and GPIO, and load DSP and controller code</w:t>
            </w:r>
            <w:del w:id="201" w:author="Gentry, Mark" w:date="2024-08-16T21:42:00Z" w16du:dateUtc="2024-08-17T01:42:00Z">
              <w:r w:rsidR="005A7A5A" w:rsidDel="00CE7FE9">
                <w:delText>.  Ran in Windows 98 and Windows 2000 using VXD and WDM drivers, respectively</w:delText>
              </w:r>
            </w:del>
            <w:r w:rsidR="005A7A5A">
              <w:t>.</w:t>
            </w:r>
          </w:p>
        </w:tc>
      </w:tr>
      <w:tr w:rsidR="005A7A5A" w14:paraId="3FDC9061" w14:textId="77777777" w:rsidTr="00D54695">
        <w:trPr>
          <w:cantSplit/>
        </w:trPr>
        <w:tc>
          <w:tcPr>
            <w:tcW w:w="782" w:type="dxa"/>
          </w:tcPr>
          <w:p w14:paraId="55651F30" w14:textId="77777777" w:rsidR="005A7A5A" w:rsidRDefault="005A7A5A">
            <w:pPr>
              <w:rPr>
                <w:rFonts w:ascii="Times New Roman" w:hAnsi="Times New Roman"/>
                <w:b/>
                <w:sz w:val="22"/>
              </w:rPr>
            </w:pPr>
          </w:p>
        </w:tc>
        <w:tc>
          <w:tcPr>
            <w:tcW w:w="8460" w:type="dxa"/>
            <w:gridSpan w:val="3"/>
          </w:tcPr>
          <w:p w14:paraId="236A4B6E" w14:textId="77777777" w:rsidR="005A7A5A" w:rsidRDefault="005A7A5A" w:rsidP="005A7A5A">
            <w:pPr>
              <w:pStyle w:val="ResumeBullet"/>
            </w:pPr>
          </w:p>
        </w:tc>
      </w:tr>
      <w:tr w:rsidR="001532F8" w14:paraId="681CCFA4" w14:textId="77777777" w:rsidTr="00D54695">
        <w:trPr>
          <w:cantSplit/>
        </w:trPr>
        <w:tc>
          <w:tcPr>
            <w:tcW w:w="1862" w:type="dxa"/>
            <w:gridSpan w:val="2"/>
          </w:tcPr>
          <w:p w14:paraId="0B9BB5C7" w14:textId="77777777" w:rsidR="001532F8" w:rsidRDefault="001532F8">
            <w:pPr>
              <w:rPr>
                <w:rFonts w:ascii="Times New Roman" w:hAnsi="Times New Roman"/>
                <w:sz w:val="22"/>
              </w:rPr>
            </w:pPr>
          </w:p>
        </w:tc>
        <w:tc>
          <w:tcPr>
            <w:tcW w:w="7380" w:type="dxa"/>
            <w:gridSpan w:val="2"/>
          </w:tcPr>
          <w:p w14:paraId="6F995347" w14:textId="77777777" w:rsidR="001532F8" w:rsidRDefault="001532F8">
            <w:pPr>
              <w:pStyle w:val="Heading1"/>
            </w:pPr>
            <w:r>
              <w:t>Hughes Network Systems</w:t>
            </w:r>
          </w:p>
        </w:tc>
      </w:tr>
      <w:tr w:rsidR="001532F8" w14:paraId="5C43410B" w14:textId="77777777" w:rsidTr="00D54695">
        <w:trPr>
          <w:cantSplit/>
        </w:trPr>
        <w:tc>
          <w:tcPr>
            <w:tcW w:w="1862" w:type="dxa"/>
            <w:gridSpan w:val="2"/>
          </w:tcPr>
          <w:p w14:paraId="3456A25E" w14:textId="77777777" w:rsidR="001532F8" w:rsidRDefault="001532F8">
            <w:pPr>
              <w:rPr>
                <w:rFonts w:ascii="Times New Roman" w:hAnsi="Times New Roman"/>
                <w:b/>
                <w:sz w:val="22"/>
              </w:rPr>
            </w:pPr>
          </w:p>
        </w:tc>
        <w:tc>
          <w:tcPr>
            <w:tcW w:w="7380" w:type="dxa"/>
            <w:gridSpan w:val="2"/>
          </w:tcPr>
          <w:p w14:paraId="7A9FB72D" w14:textId="77777777" w:rsidR="001532F8" w:rsidRDefault="001532F8">
            <w:pPr>
              <w:pStyle w:val="mynormal"/>
              <w:rPr>
                <w:b/>
              </w:rPr>
            </w:pPr>
            <w:r>
              <w:t>Gaithersburg, Maryland</w:t>
            </w:r>
          </w:p>
        </w:tc>
      </w:tr>
      <w:tr w:rsidR="001532F8" w14:paraId="6BC04185" w14:textId="77777777" w:rsidTr="00D54695">
        <w:trPr>
          <w:cantSplit/>
        </w:trPr>
        <w:tc>
          <w:tcPr>
            <w:tcW w:w="1862" w:type="dxa"/>
            <w:gridSpan w:val="2"/>
          </w:tcPr>
          <w:p w14:paraId="1B231B0A" w14:textId="77777777" w:rsidR="001532F8" w:rsidRDefault="001532F8">
            <w:pPr>
              <w:rPr>
                <w:rFonts w:ascii="Times New Roman" w:hAnsi="Times New Roman"/>
                <w:b/>
                <w:sz w:val="22"/>
              </w:rPr>
            </w:pPr>
            <w:r>
              <w:rPr>
                <w:rFonts w:ascii="Times New Roman" w:hAnsi="Times New Roman"/>
                <w:b/>
                <w:sz w:val="22"/>
              </w:rPr>
              <w:t>1999 – 2000</w:t>
            </w:r>
          </w:p>
        </w:tc>
        <w:tc>
          <w:tcPr>
            <w:tcW w:w="7380" w:type="dxa"/>
            <w:gridSpan w:val="2"/>
          </w:tcPr>
          <w:p w14:paraId="2CD11285" w14:textId="77777777" w:rsidR="001532F8" w:rsidRDefault="001532F8">
            <w:pPr>
              <w:rPr>
                <w:rFonts w:ascii="Times New Roman" w:hAnsi="Times New Roman"/>
                <w:b/>
                <w:sz w:val="22"/>
              </w:rPr>
            </w:pPr>
            <w:r>
              <w:rPr>
                <w:rFonts w:ascii="Times New Roman" w:hAnsi="Times New Roman"/>
                <w:b/>
                <w:sz w:val="22"/>
              </w:rPr>
              <w:t>Principal Engineer</w:t>
            </w:r>
          </w:p>
        </w:tc>
      </w:tr>
      <w:tr w:rsidR="001532F8" w14:paraId="6BE8895D" w14:textId="77777777" w:rsidTr="00D54695">
        <w:trPr>
          <w:cantSplit/>
        </w:trPr>
        <w:tc>
          <w:tcPr>
            <w:tcW w:w="782" w:type="dxa"/>
          </w:tcPr>
          <w:p w14:paraId="499E76EA" w14:textId="77777777" w:rsidR="001532F8" w:rsidRDefault="001532F8">
            <w:pPr>
              <w:rPr>
                <w:rFonts w:ascii="Times New Roman" w:hAnsi="Times New Roman"/>
                <w:b/>
                <w:sz w:val="22"/>
              </w:rPr>
            </w:pPr>
          </w:p>
        </w:tc>
        <w:tc>
          <w:tcPr>
            <w:tcW w:w="8460" w:type="dxa"/>
            <w:gridSpan w:val="3"/>
          </w:tcPr>
          <w:p w14:paraId="5F44C28D" w14:textId="0447587C" w:rsidR="001532F8" w:rsidRDefault="005A7A5A" w:rsidP="004302E4">
            <w:pPr>
              <w:pStyle w:val="MyNormalIndent"/>
              <w:ind w:firstLine="0"/>
            </w:pPr>
            <w:bookmarkStart w:id="202" w:name="hughes"/>
            <w:bookmarkEnd w:id="202"/>
            <w:r>
              <w:sym w:font="Symbol" w:char="F0B7"/>
            </w:r>
            <w:r>
              <w:t xml:space="preserve">  Responsible for video and audio </w:t>
            </w:r>
            <w:del w:id="203" w:author="Gentry, Mark" w:date="2024-08-24T13:00:00Z" w16du:dateUtc="2024-08-24T17:00:00Z">
              <w:r w:rsidDel="006D07D6">
                <w:delText>software</w:delText>
              </w:r>
            </w:del>
            <w:ins w:id="204" w:author="Gentry, Mark" w:date="2024-08-24T13:00:00Z" w16du:dateUtc="2024-08-24T17:00:00Z">
              <w:r w:rsidR="006D07D6">
                <w:t>SW</w:t>
              </w:r>
            </w:ins>
            <w:r>
              <w:t xml:space="preserve"> development for Hughes's version of the AOLTV </w:t>
            </w:r>
            <w:proofErr w:type="spellStart"/>
            <w:r>
              <w:t>settop</w:t>
            </w:r>
            <w:proofErr w:type="spellEnd"/>
            <w:r>
              <w:t xml:space="preserve"> box</w:t>
            </w:r>
            <w:del w:id="205" w:author="Gentry, Mark" w:date="2024-08-18T13:09:00Z" w16du:dateUtc="2024-08-18T17:09:00Z">
              <w:r w:rsidDel="00230EF6">
                <w:delText xml:space="preserve">.  The settop box </w:delText>
              </w:r>
            </w:del>
            <w:ins w:id="206" w:author="Gentry, Mark" w:date="2024-08-18T13:09:00Z" w16du:dateUtc="2024-08-18T17:09:00Z">
              <w:r w:rsidR="00230EF6">
                <w:t xml:space="preserve">, which </w:t>
              </w:r>
            </w:ins>
            <w:r>
              <w:t xml:space="preserve">combined the standard DirecTV box with HW and SW required to browse the web on a TV.  </w:t>
            </w:r>
          </w:p>
        </w:tc>
      </w:tr>
      <w:tr w:rsidR="005A7A5A" w14:paraId="4727CBBC" w14:textId="77777777" w:rsidTr="00D54695">
        <w:trPr>
          <w:cantSplit/>
        </w:trPr>
        <w:tc>
          <w:tcPr>
            <w:tcW w:w="782" w:type="dxa"/>
          </w:tcPr>
          <w:p w14:paraId="52EAB570" w14:textId="77777777" w:rsidR="005A7A5A" w:rsidRDefault="005A7A5A">
            <w:pPr>
              <w:rPr>
                <w:rFonts w:ascii="Times New Roman" w:hAnsi="Times New Roman"/>
                <w:b/>
                <w:sz w:val="22"/>
              </w:rPr>
            </w:pPr>
          </w:p>
        </w:tc>
        <w:tc>
          <w:tcPr>
            <w:tcW w:w="8460" w:type="dxa"/>
            <w:gridSpan w:val="3"/>
          </w:tcPr>
          <w:p w14:paraId="113F5EE2" w14:textId="0DC7676E" w:rsidR="005A7A5A" w:rsidRDefault="009A6BAE" w:rsidP="005A7A5A">
            <w:pPr>
              <w:pStyle w:val="ResumeBullet"/>
            </w:pPr>
            <w:r>
              <w:sym w:font="Symbol" w:char="F0B7"/>
            </w:r>
            <w:r>
              <w:t xml:space="preserve">  </w:t>
            </w:r>
            <w:ins w:id="207" w:author="Gentry, Mark" w:date="2024-08-18T13:10:00Z" w16du:dateUtc="2024-08-18T17:10:00Z">
              <w:r w:rsidR="00230EF6">
                <w:t xml:space="preserve">Used </w:t>
              </w:r>
            </w:ins>
            <w:del w:id="208" w:author="Gentry, Mark" w:date="2024-08-18T13:10:00Z" w16du:dateUtc="2024-08-18T17:10:00Z">
              <w:r w:rsidR="005A7A5A" w:rsidDel="00230EF6">
                <w:delText>Platform use</w:delText>
              </w:r>
              <w:r w:rsidR="002C6ABD" w:rsidDel="00230EF6">
                <w:delText>d</w:delText>
              </w:r>
              <w:r w:rsidR="005A7A5A" w:rsidDel="00230EF6">
                <w:delText xml:space="preserve"> </w:delText>
              </w:r>
            </w:del>
            <w:r w:rsidR="005A7A5A">
              <w:t>IGST CyberPro5055, a media processor that integrate</w:t>
            </w:r>
            <w:r w:rsidR="002C6ABD">
              <w:t>d</w:t>
            </w:r>
            <w:r w:rsidR="005A7A5A">
              <w:t xml:space="preserve"> video, audio, and graphics.  </w:t>
            </w:r>
            <w:del w:id="209" w:author="Gentry, Mark" w:date="2024-08-18T13:10:00Z" w16du:dateUtc="2024-08-18T17:10:00Z">
              <w:r w:rsidR="005A7A5A" w:rsidDel="00230EF6">
                <w:delText xml:space="preserve">This role required me to quickly </w:delText>
              </w:r>
            </w:del>
            <w:ins w:id="210" w:author="Gentry, Mark" w:date="2024-08-18T13:10:00Z" w16du:dateUtc="2024-08-18T17:10:00Z">
              <w:r w:rsidR="00230EF6">
                <w:t xml:space="preserve">Quickly </w:t>
              </w:r>
            </w:ins>
            <w:r w:rsidR="005A7A5A">
              <w:t>develop</w:t>
            </w:r>
            <w:ins w:id="211" w:author="Gentry, Mark" w:date="2024-08-18T13:10:00Z" w16du:dateUtc="2024-08-18T17:10:00Z">
              <w:r w:rsidR="00230EF6">
                <w:t>ed</w:t>
              </w:r>
            </w:ins>
            <w:r w:rsidR="005A7A5A">
              <w:t xml:space="preserve"> video knowledge </w:t>
            </w:r>
            <w:ins w:id="212" w:author="Gentry, Mark" w:date="2024-08-18T13:10:00Z" w16du:dateUtc="2024-08-18T17:10:00Z">
              <w:r w:rsidR="00230EF6">
                <w:t xml:space="preserve">needed </w:t>
              </w:r>
            </w:ins>
            <w:del w:id="213" w:author="Gentry, Mark" w:date="2024-08-18T13:10:00Z" w16du:dateUtc="2024-08-18T17:10:00Z">
              <w:r w:rsidR="005A7A5A" w:rsidDel="00230EF6">
                <w:delText xml:space="preserve">and </w:delText>
              </w:r>
            </w:del>
            <w:r w:rsidR="005A7A5A">
              <w:t xml:space="preserve">to help debug multimedia </w:t>
            </w:r>
            <w:del w:id="214" w:author="Gentry, Mark" w:date="2024-08-24T13:01:00Z" w16du:dateUtc="2024-08-24T17:01:00Z">
              <w:r w:rsidR="005A7A5A" w:rsidDel="006D07D6">
                <w:delText>hardware</w:delText>
              </w:r>
            </w:del>
            <w:ins w:id="215" w:author="Gentry, Mark" w:date="2024-08-24T13:01:00Z" w16du:dateUtc="2024-08-24T17:01:00Z">
              <w:r w:rsidR="006D07D6">
                <w:t>HW</w:t>
              </w:r>
            </w:ins>
            <w:r w:rsidR="005A7A5A">
              <w:t xml:space="preserve"> subsystem.  Required to understand advantages and disadvantages of using </w:t>
            </w:r>
            <w:proofErr w:type="spellStart"/>
            <w:r w:rsidR="005A7A5A">
              <w:t>synclocked</w:t>
            </w:r>
            <w:proofErr w:type="spellEnd"/>
            <w:r w:rsidR="005A7A5A">
              <w:t xml:space="preserve"> video and how to use the video capture and playback engines on the 5055.</w:t>
            </w:r>
          </w:p>
        </w:tc>
      </w:tr>
      <w:tr w:rsidR="005A7A5A" w14:paraId="778BB808" w14:textId="77777777" w:rsidTr="00D54695">
        <w:trPr>
          <w:cantSplit/>
        </w:trPr>
        <w:tc>
          <w:tcPr>
            <w:tcW w:w="782" w:type="dxa"/>
          </w:tcPr>
          <w:p w14:paraId="5CBFB7A6" w14:textId="77777777" w:rsidR="005A7A5A" w:rsidRDefault="005A7A5A">
            <w:pPr>
              <w:rPr>
                <w:rFonts w:ascii="Times New Roman" w:hAnsi="Times New Roman"/>
                <w:b/>
                <w:sz w:val="22"/>
              </w:rPr>
            </w:pPr>
          </w:p>
        </w:tc>
        <w:tc>
          <w:tcPr>
            <w:tcW w:w="8460" w:type="dxa"/>
            <w:gridSpan w:val="3"/>
          </w:tcPr>
          <w:p w14:paraId="41F538AA" w14:textId="6B6FF05A" w:rsidR="005A7A5A" w:rsidRDefault="009A6BAE" w:rsidP="005A7A5A">
            <w:pPr>
              <w:pStyle w:val="ResumeBullet"/>
            </w:pPr>
            <w:r>
              <w:sym w:font="Symbol" w:char="F0B7"/>
            </w:r>
            <w:r>
              <w:t xml:space="preserve">  </w:t>
            </w:r>
            <w:r w:rsidR="005A7A5A">
              <w:t>Responsible for making tradeoffs between video quality and graphics quality.  Involved deciding how to combine graphics and video while maintaining acceptable quality of each.</w:t>
            </w:r>
          </w:p>
        </w:tc>
      </w:tr>
      <w:tr w:rsidR="005A7A5A" w14:paraId="088E1F40" w14:textId="77777777" w:rsidTr="00D54695">
        <w:trPr>
          <w:cantSplit/>
        </w:trPr>
        <w:tc>
          <w:tcPr>
            <w:tcW w:w="782" w:type="dxa"/>
          </w:tcPr>
          <w:p w14:paraId="462008C9" w14:textId="77777777" w:rsidR="005A7A5A" w:rsidRDefault="005A7A5A">
            <w:pPr>
              <w:rPr>
                <w:rFonts w:ascii="Times New Roman" w:hAnsi="Times New Roman"/>
                <w:b/>
                <w:sz w:val="22"/>
              </w:rPr>
            </w:pPr>
          </w:p>
        </w:tc>
        <w:tc>
          <w:tcPr>
            <w:tcW w:w="8460" w:type="dxa"/>
            <w:gridSpan w:val="3"/>
          </w:tcPr>
          <w:p w14:paraId="55FDE6DA" w14:textId="278B159F" w:rsidR="005A7A5A" w:rsidRDefault="009A6BAE" w:rsidP="005A7A5A">
            <w:pPr>
              <w:pStyle w:val="ResumeBullet"/>
            </w:pPr>
            <w:r>
              <w:sym w:font="Symbol" w:char="F0B7"/>
            </w:r>
            <w:r>
              <w:t xml:space="preserve">  </w:t>
            </w:r>
            <w:r w:rsidR="005A7A5A">
              <w:t xml:space="preserve">Responsible for implementing closed-captioning feature.  Utilized existing </w:t>
            </w:r>
            <w:del w:id="216" w:author="Gentry, Mark" w:date="2024-08-14T08:37:00Z" w16du:dateUtc="2024-08-14T12:37:00Z">
              <w:r w:rsidR="005A7A5A" w:rsidDel="009F7B80">
                <w:delText xml:space="preserve">interprocessor </w:delText>
              </w:r>
            </w:del>
            <w:r w:rsidR="005A7A5A">
              <w:t>communication scheme to convert closed-captioning text available in satellite signal into NTSC encoder input and eventual decoding by TV.</w:t>
            </w:r>
          </w:p>
        </w:tc>
      </w:tr>
      <w:tr w:rsidR="005A7A5A" w14:paraId="35D4B3D4" w14:textId="77777777" w:rsidTr="00D54695">
        <w:trPr>
          <w:cantSplit/>
        </w:trPr>
        <w:tc>
          <w:tcPr>
            <w:tcW w:w="782" w:type="dxa"/>
          </w:tcPr>
          <w:p w14:paraId="4F519CDC" w14:textId="77777777" w:rsidR="005A7A5A" w:rsidRDefault="005A7A5A">
            <w:pPr>
              <w:rPr>
                <w:rFonts w:ascii="Times New Roman" w:hAnsi="Times New Roman"/>
                <w:b/>
                <w:sz w:val="22"/>
              </w:rPr>
            </w:pPr>
          </w:p>
        </w:tc>
        <w:tc>
          <w:tcPr>
            <w:tcW w:w="8460" w:type="dxa"/>
            <w:gridSpan w:val="3"/>
          </w:tcPr>
          <w:p w14:paraId="08FB901F" w14:textId="01CD6121" w:rsidR="005A7A5A" w:rsidRDefault="005A7A5A" w:rsidP="005A7A5A">
            <w:pPr>
              <w:pStyle w:val="ResumeBullet"/>
            </w:pPr>
            <w:r>
              <w:sym w:font="Symbol" w:char="F0B7"/>
            </w:r>
            <w:r>
              <w:t xml:space="preserve">  </w:t>
            </w:r>
            <w:del w:id="217" w:author="Gentry, Mark" w:date="2024-08-18T13:37:00Z" w16du:dateUtc="2024-08-18T17:37:00Z">
              <w:r w:rsidDel="00D76B00">
                <w:delText xml:space="preserve">Development environment was Windows NT version of </w:delText>
              </w:r>
            </w:del>
            <w:ins w:id="218" w:author="Gentry, Mark" w:date="2024-08-18T13:37:00Z" w16du:dateUtc="2024-08-18T17:37:00Z">
              <w:r w:rsidR="00D76B00">
                <w:t xml:space="preserve">Used </w:t>
              </w:r>
            </w:ins>
            <w:r>
              <w:t xml:space="preserve">Tornado (VxWorks, </w:t>
            </w:r>
            <w:ins w:id="219" w:author="Gentry, Mark" w:date="2024-08-18T13:38:00Z" w16du:dateUtc="2024-08-18T17:38:00Z">
              <w:r w:rsidR="00D76B00">
                <w:t xml:space="preserve">GNU </w:t>
              </w:r>
            </w:ins>
            <w:r>
              <w:t>C/C++)</w:t>
            </w:r>
            <w:ins w:id="220" w:author="Gentry, Mark" w:date="2024-08-18T13:37:00Z" w16du:dateUtc="2024-08-18T17:37:00Z">
              <w:r w:rsidR="00D76B00">
                <w:t xml:space="preserve"> development environment</w:t>
              </w:r>
            </w:ins>
            <w:ins w:id="221" w:author="Gentry, Mark" w:date="2024-08-18T13:38:00Z" w16du:dateUtc="2024-08-18T17:38:00Z">
              <w:r w:rsidR="00D76B00">
                <w:t xml:space="preserve"> and remote debugging</w:t>
              </w:r>
            </w:ins>
            <w:del w:id="222" w:author="Gentry, Mark" w:date="2024-08-18T13:38:00Z" w16du:dateUtc="2024-08-18T17:38:00Z">
              <w:r w:rsidDel="00D76B00">
                <w:delText>.  Developed using GNU development tools.  Remote debugging environment over TCP/IP</w:delText>
              </w:r>
            </w:del>
            <w:del w:id="223" w:author="Gentry, Mark" w:date="2024-08-14T08:38:00Z" w16du:dateUtc="2024-08-14T12:38:00Z">
              <w:r w:rsidDel="009F7B80">
                <w:delText>.  Used Clearcase for project CM and mentored team in CM</w:delText>
              </w:r>
            </w:del>
            <w:r>
              <w:t>.</w:t>
            </w:r>
          </w:p>
        </w:tc>
      </w:tr>
      <w:tr w:rsidR="005A7A5A" w14:paraId="5F0D8D4D" w14:textId="77777777" w:rsidTr="00D54695">
        <w:trPr>
          <w:cantSplit/>
        </w:trPr>
        <w:tc>
          <w:tcPr>
            <w:tcW w:w="782" w:type="dxa"/>
          </w:tcPr>
          <w:p w14:paraId="3C039931" w14:textId="77777777" w:rsidR="005A7A5A" w:rsidRDefault="005A7A5A">
            <w:pPr>
              <w:rPr>
                <w:rFonts w:ascii="Times New Roman" w:hAnsi="Times New Roman"/>
                <w:b/>
                <w:sz w:val="22"/>
              </w:rPr>
            </w:pPr>
          </w:p>
        </w:tc>
        <w:tc>
          <w:tcPr>
            <w:tcW w:w="8460" w:type="dxa"/>
            <w:gridSpan w:val="3"/>
          </w:tcPr>
          <w:p w14:paraId="7118CA15" w14:textId="77777777" w:rsidR="005A7A5A" w:rsidRDefault="005A7A5A" w:rsidP="005A7A5A">
            <w:pPr>
              <w:pStyle w:val="ResumeBullet"/>
            </w:pPr>
          </w:p>
        </w:tc>
      </w:tr>
      <w:tr w:rsidR="001532F8" w14:paraId="24E12990" w14:textId="77777777" w:rsidTr="00D54695">
        <w:trPr>
          <w:cantSplit/>
        </w:trPr>
        <w:tc>
          <w:tcPr>
            <w:tcW w:w="1862" w:type="dxa"/>
            <w:gridSpan w:val="2"/>
          </w:tcPr>
          <w:p w14:paraId="25F29E9D" w14:textId="77777777" w:rsidR="001532F8" w:rsidRDefault="001532F8">
            <w:pPr>
              <w:rPr>
                <w:rFonts w:ascii="Times New Roman" w:hAnsi="Times New Roman"/>
                <w:sz w:val="22"/>
              </w:rPr>
            </w:pPr>
          </w:p>
        </w:tc>
        <w:tc>
          <w:tcPr>
            <w:tcW w:w="7380" w:type="dxa"/>
            <w:gridSpan w:val="2"/>
          </w:tcPr>
          <w:p w14:paraId="67BBA621" w14:textId="77777777" w:rsidR="001532F8" w:rsidRDefault="001532F8">
            <w:pPr>
              <w:rPr>
                <w:rFonts w:ascii="Times New Roman" w:hAnsi="Times New Roman"/>
                <w:sz w:val="22"/>
              </w:rPr>
            </w:pPr>
            <w:r>
              <w:rPr>
                <w:rFonts w:ascii="Times New Roman" w:hAnsi="Times New Roman"/>
                <w:b/>
                <w:sz w:val="22"/>
              </w:rPr>
              <w:t>CIRRUS LOGIC INC. (CRYSTAL SEMICONDUCTOR CORP.)</w:t>
            </w:r>
          </w:p>
        </w:tc>
      </w:tr>
      <w:tr w:rsidR="001532F8" w14:paraId="59162765" w14:textId="77777777" w:rsidTr="00D54695">
        <w:trPr>
          <w:cantSplit/>
        </w:trPr>
        <w:tc>
          <w:tcPr>
            <w:tcW w:w="1862" w:type="dxa"/>
            <w:gridSpan w:val="2"/>
          </w:tcPr>
          <w:p w14:paraId="6D045087" w14:textId="77777777" w:rsidR="001532F8" w:rsidRDefault="001532F8">
            <w:pPr>
              <w:rPr>
                <w:rFonts w:ascii="Times New Roman" w:hAnsi="Times New Roman"/>
                <w:b/>
                <w:sz w:val="22"/>
              </w:rPr>
            </w:pPr>
          </w:p>
        </w:tc>
        <w:tc>
          <w:tcPr>
            <w:tcW w:w="7380" w:type="dxa"/>
            <w:gridSpan w:val="2"/>
          </w:tcPr>
          <w:p w14:paraId="5992355D" w14:textId="77777777" w:rsidR="001532F8" w:rsidRDefault="001532F8">
            <w:pPr>
              <w:pStyle w:val="mynormal"/>
              <w:rPr>
                <w:b/>
              </w:rPr>
            </w:pPr>
            <w:r>
              <w:t>Austin, Texas</w:t>
            </w:r>
          </w:p>
        </w:tc>
      </w:tr>
      <w:tr w:rsidR="001532F8" w14:paraId="0040BE97" w14:textId="77777777" w:rsidTr="00D54695">
        <w:trPr>
          <w:cantSplit/>
        </w:trPr>
        <w:tc>
          <w:tcPr>
            <w:tcW w:w="1862" w:type="dxa"/>
            <w:gridSpan w:val="2"/>
          </w:tcPr>
          <w:p w14:paraId="41F23C23" w14:textId="77777777" w:rsidR="001532F8" w:rsidRDefault="001532F8">
            <w:pPr>
              <w:rPr>
                <w:rFonts w:ascii="Times New Roman" w:hAnsi="Times New Roman"/>
                <w:b/>
                <w:sz w:val="22"/>
              </w:rPr>
            </w:pPr>
          </w:p>
        </w:tc>
        <w:tc>
          <w:tcPr>
            <w:tcW w:w="7380" w:type="dxa"/>
            <w:gridSpan w:val="2"/>
          </w:tcPr>
          <w:p w14:paraId="04F9DA84" w14:textId="77777777" w:rsidR="001532F8" w:rsidRDefault="001532F8">
            <w:pPr>
              <w:pStyle w:val="mynormal"/>
            </w:pPr>
            <w:r>
              <w:t>1992 – 1999</w:t>
            </w:r>
          </w:p>
        </w:tc>
      </w:tr>
      <w:tr w:rsidR="001532F8" w14:paraId="6BDC5B91" w14:textId="77777777" w:rsidTr="00D54695">
        <w:trPr>
          <w:cantSplit/>
        </w:trPr>
        <w:tc>
          <w:tcPr>
            <w:tcW w:w="1862" w:type="dxa"/>
            <w:gridSpan w:val="2"/>
          </w:tcPr>
          <w:p w14:paraId="4EDC6904" w14:textId="19D6BBBC" w:rsidR="001532F8" w:rsidRDefault="001532F8">
            <w:pPr>
              <w:rPr>
                <w:rFonts w:ascii="Times New Roman" w:hAnsi="Times New Roman"/>
                <w:sz w:val="22"/>
              </w:rPr>
            </w:pPr>
            <w:del w:id="224" w:author="Gentry, Mark" w:date="2024-08-18T10:58:00Z" w16du:dateUtc="2024-08-18T14:58:00Z">
              <w:r w:rsidDel="002E4C2C">
                <w:rPr>
                  <w:rFonts w:ascii="Times New Roman" w:hAnsi="Times New Roman"/>
                  <w:b/>
                  <w:sz w:val="22"/>
                </w:rPr>
                <w:delText>SUMMARY</w:delText>
              </w:r>
            </w:del>
          </w:p>
        </w:tc>
        <w:tc>
          <w:tcPr>
            <w:tcW w:w="7380" w:type="dxa"/>
            <w:gridSpan w:val="2"/>
          </w:tcPr>
          <w:p w14:paraId="78B5A734" w14:textId="77777777" w:rsidR="001532F8" w:rsidRDefault="001532F8">
            <w:pPr>
              <w:rPr>
                <w:rFonts w:ascii="Times New Roman" w:hAnsi="Times New Roman"/>
                <w:sz w:val="22"/>
              </w:rPr>
            </w:pPr>
          </w:p>
        </w:tc>
      </w:tr>
      <w:tr w:rsidR="001532F8" w14:paraId="0248AC21" w14:textId="77777777" w:rsidTr="00D54695">
        <w:trPr>
          <w:cantSplit/>
        </w:trPr>
        <w:tc>
          <w:tcPr>
            <w:tcW w:w="782" w:type="dxa"/>
          </w:tcPr>
          <w:p w14:paraId="7FB1B63E" w14:textId="77777777" w:rsidR="001532F8" w:rsidRDefault="001532F8">
            <w:pPr>
              <w:rPr>
                <w:rFonts w:ascii="Times New Roman" w:hAnsi="Times New Roman"/>
                <w:sz w:val="22"/>
              </w:rPr>
            </w:pPr>
          </w:p>
        </w:tc>
        <w:tc>
          <w:tcPr>
            <w:tcW w:w="8460" w:type="dxa"/>
            <w:gridSpan w:val="3"/>
          </w:tcPr>
          <w:p w14:paraId="5FA9705E" w14:textId="04EB5EAB" w:rsidR="001532F8" w:rsidRPr="00230EF6" w:rsidRDefault="005A7A5A" w:rsidP="005A7A5A">
            <w:pPr>
              <w:pStyle w:val="ResumeBullet"/>
              <w:rPr>
                <w:b/>
                <w:bCs/>
                <w:rPrChange w:id="225" w:author="Gentry, Mark" w:date="2024-08-18T13:12:00Z" w16du:dateUtc="2024-08-18T17:12:00Z">
                  <w:rPr/>
                </w:rPrChange>
              </w:rPr>
            </w:pPr>
            <w:bookmarkStart w:id="226" w:name="cirrusSummary"/>
            <w:bookmarkEnd w:id="226"/>
            <w:del w:id="227" w:author="Gentry, Mark" w:date="2024-08-18T13:28:00Z" w16du:dateUtc="2024-08-18T17:28:00Z">
              <w:r w:rsidRPr="00230EF6" w:rsidDel="00AF44B8">
                <w:rPr>
                  <w:b/>
                  <w:bCs/>
                  <w:rPrChange w:id="228" w:author="Gentry, Mark" w:date="2024-08-18T13:12:00Z" w16du:dateUtc="2024-08-18T17:12:00Z">
                    <w:rPr/>
                  </w:rPrChange>
                </w:rPr>
                <w:delText xml:space="preserve">Senior member of team developing </w:delText>
              </w:r>
            </w:del>
            <w:ins w:id="229" w:author="Gentry, Mark" w:date="2024-08-18T13:28:00Z" w16du:dateUtc="2024-08-18T17:28:00Z">
              <w:r w:rsidR="00AF44B8">
                <w:rPr>
                  <w:b/>
                  <w:bCs/>
                </w:rPr>
                <w:t xml:space="preserve">Developed </w:t>
              </w:r>
            </w:ins>
            <w:r w:rsidRPr="00230EF6">
              <w:rPr>
                <w:b/>
                <w:bCs/>
                <w:rPrChange w:id="230" w:author="Gentry, Mark" w:date="2024-08-18T13:12:00Z" w16du:dateUtc="2024-08-18T17:12:00Z">
                  <w:rPr/>
                </w:rPrChange>
              </w:rPr>
              <w:t xml:space="preserve">PC audio products for Crystal. DSP and microcontroller firmware, Windows audio driver, and other </w:t>
            </w:r>
            <w:del w:id="231" w:author="Gentry, Mark" w:date="2024-08-24T13:00:00Z" w16du:dateUtc="2024-08-24T17:00:00Z">
              <w:r w:rsidRPr="00230EF6" w:rsidDel="006D07D6">
                <w:rPr>
                  <w:b/>
                  <w:bCs/>
                  <w:rPrChange w:id="232" w:author="Gentry, Mark" w:date="2024-08-18T13:12:00Z" w16du:dateUtc="2024-08-18T17:12:00Z">
                    <w:rPr/>
                  </w:rPrChange>
                </w:rPr>
                <w:delText>software</w:delText>
              </w:r>
            </w:del>
            <w:ins w:id="233" w:author="Gentry, Mark" w:date="2024-08-24T13:00:00Z" w16du:dateUtc="2024-08-24T17:00:00Z">
              <w:r w:rsidR="006D07D6">
                <w:rPr>
                  <w:b/>
                  <w:bCs/>
                </w:rPr>
                <w:t>SW</w:t>
              </w:r>
            </w:ins>
            <w:r w:rsidRPr="00230EF6">
              <w:rPr>
                <w:b/>
                <w:bCs/>
                <w:rPrChange w:id="234" w:author="Gentry, Mark" w:date="2024-08-18T13:12:00Z" w16du:dateUtc="2024-08-18T17:12:00Z">
                  <w:rPr/>
                </w:rPrChange>
              </w:rPr>
              <w:t xml:space="preserve"> development/management for seven generations of Crystal audio parts. Responsible for compatibility of these products with industry standards. Products designed in at several OEMs including Dell, HP, and IBM.  Chip bringup and </w:t>
            </w:r>
            <w:del w:id="235" w:author="Gentry, Mark" w:date="2024-08-24T13:01:00Z" w16du:dateUtc="2024-08-24T17:01:00Z">
              <w:r w:rsidRPr="00230EF6" w:rsidDel="006D07D6">
                <w:rPr>
                  <w:b/>
                  <w:bCs/>
                  <w:rPrChange w:id="236" w:author="Gentry, Mark" w:date="2024-08-18T13:12:00Z" w16du:dateUtc="2024-08-18T17:12:00Z">
                    <w:rPr/>
                  </w:rPrChange>
                </w:rPr>
                <w:delText>hardware</w:delText>
              </w:r>
            </w:del>
            <w:ins w:id="237" w:author="Gentry, Mark" w:date="2024-08-24T13:01:00Z" w16du:dateUtc="2024-08-24T17:01:00Z">
              <w:r w:rsidR="006D07D6">
                <w:rPr>
                  <w:b/>
                  <w:bCs/>
                </w:rPr>
                <w:t>HW</w:t>
              </w:r>
            </w:ins>
            <w:r w:rsidRPr="00230EF6">
              <w:rPr>
                <w:b/>
                <w:bCs/>
                <w:rPrChange w:id="238" w:author="Gentry, Mark" w:date="2024-08-18T13:12:00Z" w16du:dateUtc="2024-08-18T17:12:00Z">
                  <w:rPr/>
                </w:rPrChange>
              </w:rPr>
              <w:t xml:space="preserve"> debugging using logic analyzers, scopes, </w:t>
            </w:r>
            <w:del w:id="239" w:author="Gentry, Mark" w:date="2024-08-18T13:12:00Z" w16du:dateUtc="2024-08-18T17:12:00Z">
              <w:r w:rsidRPr="00230EF6" w:rsidDel="00230EF6">
                <w:rPr>
                  <w:b/>
                  <w:bCs/>
                  <w:rPrChange w:id="240" w:author="Gentry, Mark" w:date="2024-08-18T13:12:00Z" w16du:dateUtc="2024-08-18T17:12:00Z">
                    <w:rPr/>
                  </w:rPrChange>
                </w:rPr>
                <w:delText>etc</w:delText>
              </w:r>
            </w:del>
            <w:ins w:id="241" w:author="Gentry, Mark" w:date="2024-08-18T13:12:00Z" w16du:dateUtc="2024-08-18T17:12:00Z">
              <w:r w:rsidR="00230EF6" w:rsidRPr="00230EF6">
                <w:rPr>
                  <w:b/>
                  <w:bCs/>
                  <w:rPrChange w:id="242" w:author="Gentry, Mark" w:date="2024-08-18T13:12:00Z" w16du:dateUtc="2024-08-18T17:12:00Z">
                    <w:rPr/>
                  </w:rPrChange>
                </w:rPr>
                <w:t>etc.</w:t>
              </w:r>
            </w:ins>
          </w:p>
        </w:tc>
      </w:tr>
      <w:tr w:rsidR="005A7A5A" w14:paraId="6E67DB64" w14:textId="77777777" w:rsidTr="00D54695">
        <w:trPr>
          <w:cantSplit/>
        </w:trPr>
        <w:tc>
          <w:tcPr>
            <w:tcW w:w="782" w:type="dxa"/>
          </w:tcPr>
          <w:p w14:paraId="390029A2" w14:textId="77777777" w:rsidR="005A7A5A" w:rsidRDefault="005A7A5A">
            <w:pPr>
              <w:rPr>
                <w:rFonts w:ascii="Times New Roman" w:hAnsi="Times New Roman"/>
                <w:sz w:val="22"/>
              </w:rPr>
            </w:pPr>
          </w:p>
        </w:tc>
        <w:tc>
          <w:tcPr>
            <w:tcW w:w="8460" w:type="dxa"/>
            <w:gridSpan w:val="3"/>
          </w:tcPr>
          <w:p w14:paraId="5649F5CF" w14:textId="77777777" w:rsidR="005A7A5A" w:rsidRDefault="005A7A5A" w:rsidP="005A7A5A">
            <w:pPr>
              <w:pStyle w:val="ResumeBullet"/>
            </w:pPr>
          </w:p>
        </w:tc>
      </w:tr>
      <w:tr w:rsidR="001532F8" w14:paraId="78FEFF39" w14:textId="77777777" w:rsidTr="00D54695">
        <w:trPr>
          <w:cantSplit/>
        </w:trPr>
        <w:tc>
          <w:tcPr>
            <w:tcW w:w="1862" w:type="dxa"/>
            <w:gridSpan w:val="2"/>
          </w:tcPr>
          <w:p w14:paraId="21587953" w14:textId="77777777" w:rsidR="001532F8" w:rsidRDefault="001532F8">
            <w:pPr>
              <w:rPr>
                <w:rFonts w:ascii="Times New Roman" w:hAnsi="Times New Roman"/>
                <w:b/>
                <w:sz w:val="22"/>
              </w:rPr>
            </w:pPr>
            <w:r>
              <w:rPr>
                <w:rFonts w:ascii="Times New Roman" w:hAnsi="Times New Roman"/>
                <w:b/>
                <w:sz w:val="22"/>
              </w:rPr>
              <w:t>1996 – 1999</w:t>
            </w:r>
          </w:p>
        </w:tc>
        <w:tc>
          <w:tcPr>
            <w:tcW w:w="7380" w:type="dxa"/>
            <w:gridSpan w:val="2"/>
          </w:tcPr>
          <w:p w14:paraId="5A333181" w14:textId="41B29804" w:rsidR="001532F8" w:rsidRDefault="001532F8">
            <w:pPr>
              <w:rPr>
                <w:rFonts w:ascii="Times New Roman" w:hAnsi="Times New Roman"/>
                <w:b/>
                <w:sz w:val="22"/>
              </w:rPr>
            </w:pPr>
            <w:r>
              <w:rPr>
                <w:rFonts w:ascii="Times New Roman" w:hAnsi="Times New Roman"/>
                <w:b/>
                <w:sz w:val="22"/>
              </w:rPr>
              <w:t xml:space="preserve">Audio </w:t>
            </w:r>
            <w:del w:id="243" w:author="Gentry, Mark" w:date="2024-08-21T08:23:00Z" w16du:dateUtc="2024-08-21T12:23:00Z">
              <w:r w:rsidDel="005752BB">
                <w:rPr>
                  <w:rFonts w:ascii="Times New Roman" w:hAnsi="Times New Roman"/>
                  <w:b/>
                  <w:sz w:val="22"/>
                </w:rPr>
                <w:delText xml:space="preserve">Software </w:delText>
              </w:r>
            </w:del>
            <w:ins w:id="244" w:author="Gentry, Mark" w:date="2024-08-21T08:23:00Z" w16du:dateUtc="2024-08-21T12:23:00Z">
              <w:r w:rsidR="005752BB">
                <w:rPr>
                  <w:rFonts w:ascii="Times New Roman" w:hAnsi="Times New Roman"/>
                  <w:b/>
                  <w:sz w:val="22"/>
                </w:rPr>
                <w:t xml:space="preserve">SW </w:t>
              </w:r>
            </w:ins>
            <w:r>
              <w:rPr>
                <w:rFonts w:ascii="Times New Roman" w:hAnsi="Times New Roman"/>
                <w:b/>
                <w:sz w:val="22"/>
              </w:rPr>
              <w:t>Manager</w:t>
            </w:r>
          </w:p>
        </w:tc>
      </w:tr>
      <w:tr w:rsidR="001532F8" w14:paraId="682E5F84" w14:textId="77777777" w:rsidTr="00D54695">
        <w:trPr>
          <w:cantSplit/>
        </w:trPr>
        <w:tc>
          <w:tcPr>
            <w:tcW w:w="782" w:type="dxa"/>
          </w:tcPr>
          <w:p w14:paraId="699213FB" w14:textId="77777777" w:rsidR="001532F8" w:rsidRDefault="001532F8">
            <w:pPr>
              <w:rPr>
                <w:rFonts w:ascii="Times New Roman" w:hAnsi="Times New Roman"/>
                <w:sz w:val="22"/>
              </w:rPr>
            </w:pPr>
          </w:p>
        </w:tc>
        <w:tc>
          <w:tcPr>
            <w:tcW w:w="8460" w:type="dxa"/>
            <w:gridSpan w:val="3"/>
          </w:tcPr>
          <w:p w14:paraId="24158224" w14:textId="70689ECC" w:rsidR="001532F8" w:rsidRDefault="005A7A5A" w:rsidP="005A7A5A">
            <w:pPr>
              <w:pStyle w:val="ResumeBullet"/>
            </w:pPr>
            <w:bookmarkStart w:id="245" w:name="cirrusManager"/>
            <w:bookmarkEnd w:id="245"/>
            <w:r>
              <w:sym w:font="Symbol" w:char="F0B7"/>
            </w:r>
            <w:r>
              <w:t xml:space="preserve">  Manage</w:t>
            </w:r>
            <w:ins w:id="246" w:author="Gentry, Mark" w:date="2024-08-18T13:12:00Z" w16du:dateUtc="2024-08-18T17:12:00Z">
              <w:r w:rsidR="00230EF6">
                <w:t>d</w:t>
              </w:r>
            </w:ins>
            <w:r>
              <w:t xml:space="preserve"> group responsible for implementation of new audio features on Crystal's DSP-based parts.  Features include DLS wave-table synthesis, 3D audio, four-channel support, EQ, and audio effects.  Group </w:t>
            </w:r>
            <w:r w:rsidR="002C6ABD">
              <w:t>wa</w:t>
            </w:r>
            <w:r>
              <w:t>s also responsible for defining DSP resource (memory, MIPs) management policy.</w:t>
            </w:r>
          </w:p>
        </w:tc>
      </w:tr>
      <w:tr w:rsidR="005A7A5A" w14:paraId="7D2FFB73" w14:textId="77777777" w:rsidTr="00D54695">
        <w:trPr>
          <w:cantSplit/>
        </w:trPr>
        <w:tc>
          <w:tcPr>
            <w:tcW w:w="782" w:type="dxa"/>
          </w:tcPr>
          <w:p w14:paraId="56132CE2" w14:textId="77777777" w:rsidR="005A7A5A" w:rsidRDefault="005A7A5A">
            <w:pPr>
              <w:rPr>
                <w:rFonts w:ascii="Times New Roman" w:hAnsi="Times New Roman"/>
                <w:sz w:val="22"/>
              </w:rPr>
            </w:pPr>
          </w:p>
        </w:tc>
        <w:tc>
          <w:tcPr>
            <w:tcW w:w="8460" w:type="dxa"/>
            <w:gridSpan w:val="3"/>
          </w:tcPr>
          <w:p w14:paraId="38ADC374" w14:textId="619B3A82" w:rsidR="005A7A5A" w:rsidRDefault="009A6BAE" w:rsidP="005A7A5A">
            <w:pPr>
              <w:pStyle w:val="ResumeBullet"/>
            </w:pPr>
            <w:r>
              <w:sym w:font="Symbol" w:char="F0B7"/>
            </w:r>
            <w:r>
              <w:t xml:space="preserve">  </w:t>
            </w:r>
            <w:r w:rsidR="005A7A5A">
              <w:t>Develop</w:t>
            </w:r>
            <w:r w:rsidR="002C6ABD">
              <w:t>ed</w:t>
            </w:r>
            <w:r w:rsidR="005A7A5A">
              <w:t xml:space="preserve"> and manage</w:t>
            </w:r>
            <w:r w:rsidR="002C6ABD">
              <w:t>d</w:t>
            </w:r>
            <w:r w:rsidR="005A7A5A">
              <w:t xml:space="preserve"> development of Windows drivers (wave, mixer, MIDI, DirectSound) for PCI audio accelerators</w:t>
            </w:r>
            <w:del w:id="247" w:author="Gentry, Mark" w:date="2024-08-16T22:46:00Z" w16du:dateUtc="2024-08-17T02:46:00Z">
              <w:r w:rsidR="005A7A5A" w:rsidDel="00FA3675">
                <w:delText>.  Majority of PCI device driver code common across Windows 95/98, Windows NT, and WDM</w:delText>
              </w:r>
            </w:del>
            <w:r w:rsidR="005A7A5A">
              <w:t>.</w:t>
            </w:r>
          </w:p>
        </w:tc>
      </w:tr>
      <w:tr w:rsidR="005A7A5A" w14:paraId="3A70F631" w14:textId="77777777" w:rsidTr="00D54695">
        <w:trPr>
          <w:cantSplit/>
        </w:trPr>
        <w:tc>
          <w:tcPr>
            <w:tcW w:w="782" w:type="dxa"/>
          </w:tcPr>
          <w:p w14:paraId="6FCEA0E6" w14:textId="77777777" w:rsidR="005A7A5A" w:rsidRDefault="005A7A5A">
            <w:pPr>
              <w:rPr>
                <w:rFonts w:ascii="Times New Roman" w:hAnsi="Times New Roman"/>
                <w:sz w:val="22"/>
              </w:rPr>
            </w:pPr>
          </w:p>
        </w:tc>
        <w:tc>
          <w:tcPr>
            <w:tcW w:w="8460" w:type="dxa"/>
            <w:gridSpan w:val="3"/>
          </w:tcPr>
          <w:p w14:paraId="64FF8A7E" w14:textId="419EF31B" w:rsidR="005A7A5A" w:rsidRDefault="009A6BAE" w:rsidP="005A7A5A">
            <w:pPr>
              <w:pStyle w:val="ResumeBullet"/>
            </w:pPr>
            <w:r>
              <w:sym w:font="Symbol" w:char="F0B7"/>
            </w:r>
            <w:r>
              <w:t xml:space="preserve">  </w:t>
            </w:r>
            <w:r w:rsidR="005A7A5A">
              <w:t>Developed DSP code for Crystal's proprietary DSP and help</w:t>
            </w:r>
            <w:ins w:id="248" w:author="Gentry, Mark" w:date="2024-08-18T13:13:00Z" w16du:dateUtc="2024-08-18T17:13:00Z">
              <w:r w:rsidR="00230EF6">
                <w:t>ed</w:t>
              </w:r>
            </w:ins>
            <w:r w:rsidR="005A7A5A">
              <w:t xml:space="preserve"> define</w:t>
            </w:r>
            <w:del w:id="249" w:author="Gentry, Mark" w:date="2024-08-18T13:13:00Z" w16du:dateUtc="2024-08-18T17:13:00Z">
              <w:r w:rsidR="005A7A5A" w:rsidDel="00230EF6">
                <w:delText>d</w:delText>
              </w:r>
            </w:del>
            <w:r w:rsidR="005A7A5A">
              <w:t xml:space="preserve"> </w:t>
            </w:r>
            <w:del w:id="250" w:author="Gentry, Mark" w:date="2024-08-24T13:01:00Z" w16du:dateUtc="2024-08-24T17:01:00Z">
              <w:r w:rsidR="005A7A5A" w:rsidDel="006D07D6">
                <w:delText>hardware</w:delText>
              </w:r>
            </w:del>
            <w:ins w:id="251" w:author="Gentry, Mark" w:date="2024-08-24T13:01:00Z" w16du:dateUtc="2024-08-24T17:01:00Z">
              <w:r w:rsidR="006D07D6">
                <w:t>HW</w:t>
              </w:r>
            </w:ins>
            <w:r w:rsidR="005A7A5A">
              <w:t xml:space="preserve"> architecture to make PCI audio parts compatible with DOS </w:t>
            </w:r>
            <w:ins w:id="252" w:author="Gentry, Mark" w:date="2024-08-14T08:41:00Z" w16du:dateUtc="2024-08-14T12:41:00Z">
              <w:r w:rsidR="00415127">
                <w:t xml:space="preserve">(legacy) </w:t>
              </w:r>
            </w:ins>
            <w:r w:rsidR="005A7A5A">
              <w:t>games.</w:t>
            </w:r>
          </w:p>
        </w:tc>
      </w:tr>
      <w:tr w:rsidR="005A7A5A" w14:paraId="65B1FA2C" w14:textId="77777777" w:rsidTr="00D54695">
        <w:trPr>
          <w:cantSplit/>
        </w:trPr>
        <w:tc>
          <w:tcPr>
            <w:tcW w:w="782" w:type="dxa"/>
          </w:tcPr>
          <w:p w14:paraId="1AA1774A" w14:textId="77777777" w:rsidR="005A7A5A" w:rsidRDefault="005A7A5A">
            <w:pPr>
              <w:rPr>
                <w:rFonts w:ascii="Times New Roman" w:hAnsi="Times New Roman"/>
                <w:sz w:val="22"/>
              </w:rPr>
            </w:pPr>
          </w:p>
        </w:tc>
        <w:tc>
          <w:tcPr>
            <w:tcW w:w="8460" w:type="dxa"/>
            <w:gridSpan w:val="3"/>
          </w:tcPr>
          <w:p w14:paraId="3F6A2248" w14:textId="5E9248F1" w:rsidR="005A7A5A" w:rsidRDefault="005A7A5A" w:rsidP="005A7A5A">
            <w:pPr>
              <w:pStyle w:val="ResumeBullet"/>
            </w:pPr>
            <w:r>
              <w:sym w:font="Symbol" w:char="F0B7"/>
            </w:r>
            <w:r>
              <w:t xml:space="preserve">  Led effort to have PCI audio parts designed into embedded systems (auto, set-top). Wr</w:t>
            </w:r>
            <w:r w:rsidR="002C6ABD">
              <w:t>o</w:t>
            </w:r>
            <w:r>
              <w:t>te specs, develop</w:t>
            </w:r>
            <w:r w:rsidR="002C6ABD">
              <w:t>ed</w:t>
            </w:r>
            <w:r>
              <w:t xml:space="preserve"> sample code, and work</w:t>
            </w:r>
            <w:r w:rsidR="002C6ABD">
              <w:t>ed</w:t>
            </w:r>
            <w:r>
              <w:t xml:space="preserve"> with customers </w:t>
            </w:r>
            <w:del w:id="253" w:author="Gentry, Mark" w:date="2024-08-14T08:41:00Z" w16du:dateUtc="2024-08-14T12:41:00Z">
              <w:r w:rsidDel="00415127">
                <w:delText>in order to</w:delText>
              </w:r>
            </w:del>
            <w:ins w:id="254" w:author="Gentry, Mark" w:date="2024-08-14T08:41:00Z" w16du:dateUtc="2024-08-14T12:41:00Z">
              <w:r w:rsidR="00415127">
                <w:t>to</w:t>
              </w:r>
            </w:ins>
            <w:r>
              <w:t xml:space="preserve"> do this</w:t>
            </w:r>
            <w:del w:id="255" w:author="Gentry, Mark" w:date="2024-08-18T13:40:00Z" w16du:dateUtc="2024-08-18T17:40:00Z">
              <w:r w:rsidDel="00D76B00">
                <w:delText xml:space="preserve">.  This same work </w:delText>
              </w:r>
            </w:del>
            <w:del w:id="256" w:author="Gentry, Mark" w:date="2024-08-14T08:41:00Z" w16du:dateUtc="2024-08-14T12:41:00Z">
              <w:r w:rsidDel="00415127">
                <w:delText xml:space="preserve">has </w:delText>
              </w:r>
            </w:del>
            <w:del w:id="257" w:author="Gentry, Mark" w:date="2024-08-18T13:40:00Z" w16du:dateUtc="2024-08-18T17:40:00Z">
              <w:r w:rsidDel="00D76B00">
                <w:delText>resulted in third parties being able to develop Linux drivers for Crystal PCI audio parts</w:delText>
              </w:r>
            </w:del>
            <w:r>
              <w:t>.</w:t>
            </w:r>
          </w:p>
        </w:tc>
      </w:tr>
      <w:tr w:rsidR="005A7A5A" w14:paraId="060F6F65" w14:textId="77777777" w:rsidTr="00D54695">
        <w:trPr>
          <w:cantSplit/>
        </w:trPr>
        <w:tc>
          <w:tcPr>
            <w:tcW w:w="782" w:type="dxa"/>
          </w:tcPr>
          <w:p w14:paraId="77D757E7" w14:textId="77777777" w:rsidR="005A7A5A" w:rsidRDefault="005A7A5A">
            <w:pPr>
              <w:rPr>
                <w:rFonts w:ascii="Times New Roman" w:hAnsi="Times New Roman"/>
                <w:sz w:val="22"/>
              </w:rPr>
            </w:pPr>
          </w:p>
        </w:tc>
        <w:tc>
          <w:tcPr>
            <w:tcW w:w="8460" w:type="dxa"/>
            <w:gridSpan w:val="3"/>
          </w:tcPr>
          <w:p w14:paraId="1B5424AB" w14:textId="254FF58B" w:rsidR="005A7A5A" w:rsidRDefault="005A7A5A" w:rsidP="005A7A5A">
            <w:pPr>
              <w:pStyle w:val="ResumeBullet"/>
            </w:pPr>
            <w:r>
              <w:sym w:font="Symbol" w:char="F0B7"/>
            </w:r>
            <w:r>
              <w:t xml:space="preserve">  Developed and managed development of Windows drivers (wave, mixer, MIDI, DirectSound) for ISA CODECs</w:t>
            </w:r>
            <w:del w:id="258" w:author="Gentry, Mark" w:date="2024-08-16T22:46:00Z" w16du:dateUtc="2024-08-17T02:46:00Z">
              <w:r w:rsidDel="00FA3675">
                <w:delText>. Also managed development of Windows NT and Windows 3.1 drivers for these products</w:delText>
              </w:r>
            </w:del>
            <w:r>
              <w:t>.</w:t>
            </w:r>
          </w:p>
        </w:tc>
      </w:tr>
      <w:tr w:rsidR="005A7A5A" w14:paraId="63855EAD" w14:textId="77777777" w:rsidTr="00D54695">
        <w:trPr>
          <w:cantSplit/>
        </w:trPr>
        <w:tc>
          <w:tcPr>
            <w:tcW w:w="782" w:type="dxa"/>
          </w:tcPr>
          <w:p w14:paraId="19311CCF" w14:textId="77777777" w:rsidR="005A7A5A" w:rsidRDefault="005A7A5A">
            <w:pPr>
              <w:rPr>
                <w:rFonts w:ascii="Times New Roman" w:hAnsi="Times New Roman"/>
                <w:sz w:val="22"/>
              </w:rPr>
            </w:pPr>
          </w:p>
        </w:tc>
        <w:tc>
          <w:tcPr>
            <w:tcW w:w="8460" w:type="dxa"/>
            <w:gridSpan w:val="3"/>
          </w:tcPr>
          <w:p w14:paraId="0C2ADDA3" w14:textId="77777777" w:rsidR="005A7A5A" w:rsidRDefault="005A7A5A" w:rsidP="005A7A5A">
            <w:pPr>
              <w:pStyle w:val="ResumeBullet"/>
            </w:pPr>
            <w:r>
              <w:sym w:font="Symbol" w:char="F0B7"/>
            </w:r>
            <w:r>
              <w:t xml:space="preserve">  Programming classes at University of Texas.</w:t>
            </w:r>
          </w:p>
        </w:tc>
      </w:tr>
      <w:tr w:rsidR="005A7A5A" w14:paraId="066B8641" w14:textId="77777777" w:rsidTr="00D54695">
        <w:trPr>
          <w:cantSplit/>
        </w:trPr>
        <w:tc>
          <w:tcPr>
            <w:tcW w:w="782" w:type="dxa"/>
          </w:tcPr>
          <w:p w14:paraId="0E8DEFFD" w14:textId="77777777" w:rsidR="005A7A5A" w:rsidRDefault="005A7A5A">
            <w:pPr>
              <w:rPr>
                <w:rFonts w:ascii="Times New Roman" w:hAnsi="Times New Roman"/>
                <w:sz w:val="22"/>
              </w:rPr>
            </w:pPr>
          </w:p>
        </w:tc>
        <w:tc>
          <w:tcPr>
            <w:tcW w:w="8460" w:type="dxa"/>
            <w:gridSpan w:val="3"/>
          </w:tcPr>
          <w:p w14:paraId="763C67EB" w14:textId="77777777" w:rsidR="005A7A5A" w:rsidRDefault="005A7A5A" w:rsidP="005A7A5A">
            <w:pPr>
              <w:pStyle w:val="ResumeBullet"/>
            </w:pPr>
          </w:p>
        </w:tc>
      </w:tr>
      <w:tr w:rsidR="001532F8" w14:paraId="000B3DB8" w14:textId="77777777" w:rsidTr="00D54695">
        <w:trPr>
          <w:cantSplit/>
        </w:trPr>
        <w:tc>
          <w:tcPr>
            <w:tcW w:w="1862" w:type="dxa"/>
            <w:gridSpan w:val="2"/>
          </w:tcPr>
          <w:p w14:paraId="660A2408" w14:textId="77777777" w:rsidR="001532F8" w:rsidRDefault="001532F8">
            <w:pPr>
              <w:rPr>
                <w:rFonts w:ascii="Times New Roman" w:hAnsi="Times New Roman"/>
                <w:b/>
                <w:sz w:val="22"/>
              </w:rPr>
            </w:pPr>
            <w:r>
              <w:rPr>
                <w:rFonts w:ascii="Times New Roman" w:hAnsi="Times New Roman"/>
                <w:b/>
                <w:sz w:val="22"/>
              </w:rPr>
              <w:t>1994 – 1996</w:t>
            </w:r>
          </w:p>
        </w:tc>
        <w:tc>
          <w:tcPr>
            <w:tcW w:w="7380" w:type="dxa"/>
            <w:gridSpan w:val="2"/>
          </w:tcPr>
          <w:p w14:paraId="2E153E7E" w14:textId="7087D0AB" w:rsidR="001532F8" w:rsidRDefault="001532F8">
            <w:pPr>
              <w:rPr>
                <w:rFonts w:ascii="Times New Roman" w:hAnsi="Times New Roman"/>
                <w:b/>
                <w:sz w:val="22"/>
              </w:rPr>
            </w:pPr>
            <w:r>
              <w:rPr>
                <w:rFonts w:ascii="Times New Roman" w:hAnsi="Times New Roman"/>
                <w:b/>
                <w:sz w:val="22"/>
              </w:rPr>
              <w:t xml:space="preserve">Embedded Audio </w:t>
            </w:r>
            <w:del w:id="259" w:author="Gentry, Mark" w:date="2024-08-21T08:23:00Z" w16du:dateUtc="2024-08-21T12:23:00Z">
              <w:r w:rsidDel="005752BB">
                <w:rPr>
                  <w:rFonts w:ascii="Times New Roman" w:hAnsi="Times New Roman"/>
                  <w:b/>
                  <w:sz w:val="22"/>
                </w:rPr>
                <w:delText xml:space="preserve">Software </w:delText>
              </w:r>
            </w:del>
            <w:ins w:id="260" w:author="Gentry, Mark" w:date="2024-08-21T08:23:00Z" w16du:dateUtc="2024-08-21T12:23:00Z">
              <w:r w:rsidR="005752BB">
                <w:rPr>
                  <w:rFonts w:ascii="Times New Roman" w:hAnsi="Times New Roman"/>
                  <w:b/>
                  <w:sz w:val="22"/>
                </w:rPr>
                <w:t xml:space="preserve">SW </w:t>
              </w:r>
            </w:ins>
            <w:r>
              <w:rPr>
                <w:rFonts w:ascii="Times New Roman" w:hAnsi="Times New Roman"/>
                <w:b/>
                <w:sz w:val="22"/>
              </w:rPr>
              <w:t>Project Lead</w:t>
            </w:r>
          </w:p>
        </w:tc>
      </w:tr>
      <w:tr w:rsidR="001532F8" w14:paraId="668EEEC2" w14:textId="77777777" w:rsidTr="00D54695">
        <w:trPr>
          <w:cantSplit/>
        </w:trPr>
        <w:tc>
          <w:tcPr>
            <w:tcW w:w="782" w:type="dxa"/>
          </w:tcPr>
          <w:p w14:paraId="4A4B7C6E" w14:textId="77777777" w:rsidR="001532F8" w:rsidRDefault="001532F8">
            <w:pPr>
              <w:rPr>
                <w:rFonts w:ascii="Times New Roman" w:hAnsi="Times New Roman"/>
                <w:sz w:val="22"/>
              </w:rPr>
            </w:pPr>
          </w:p>
        </w:tc>
        <w:tc>
          <w:tcPr>
            <w:tcW w:w="8460" w:type="dxa"/>
            <w:gridSpan w:val="3"/>
          </w:tcPr>
          <w:p w14:paraId="4CF177D4" w14:textId="77777777" w:rsidR="001532F8" w:rsidRDefault="005A7A5A" w:rsidP="005A7A5A">
            <w:pPr>
              <w:pStyle w:val="ResumeBullet"/>
            </w:pPr>
            <w:bookmarkStart w:id="261" w:name="cirrusLead"/>
            <w:bookmarkEnd w:id="261"/>
            <w:r>
              <w:sym w:font="Symbol" w:char="F0B7"/>
            </w:r>
            <w:r>
              <w:t xml:space="preserve">  Managed development of all 8052 firmware in CS4232, CS4236, CS423xB, and CS4235/9.  All these chips included 8052 cores, stereo audio codec, and ISA interface.  Worked closely with chip designers to determine size of patch RAM, deliver ROM code, and add features like mapping codec registers into 8052 SFR space.</w:t>
            </w:r>
          </w:p>
        </w:tc>
      </w:tr>
      <w:tr w:rsidR="005A7A5A" w14:paraId="5CD6FD73" w14:textId="77777777" w:rsidTr="00D54695">
        <w:trPr>
          <w:cantSplit/>
        </w:trPr>
        <w:tc>
          <w:tcPr>
            <w:tcW w:w="782" w:type="dxa"/>
          </w:tcPr>
          <w:p w14:paraId="146A7427" w14:textId="77777777" w:rsidR="005A7A5A" w:rsidRDefault="005A7A5A">
            <w:pPr>
              <w:rPr>
                <w:rFonts w:ascii="Times New Roman" w:hAnsi="Times New Roman"/>
                <w:sz w:val="22"/>
              </w:rPr>
            </w:pPr>
          </w:p>
        </w:tc>
        <w:tc>
          <w:tcPr>
            <w:tcW w:w="8460" w:type="dxa"/>
            <w:gridSpan w:val="3"/>
          </w:tcPr>
          <w:p w14:paraId="52F6B051" w14:textId="25557B2C" w:rsidR="005A7A5A" w:rsidRDefault="005A7A5A" w:rsidP="005A7A5A">
            <w:pPr>
              <w:pStyle w:val="ResumeBullet"/>
            </w:pPr>
            <w:r>
              <w:sym w:font="Symbol" w:char="F0B7"/>
            </w:r>
            <w:r>
              <w:t xml:space="preserve">  Salvaged production CS4232 </w:t>
            </w:r>
            <w:del w:id="262" w:author="Gentry, Mark" w:date="2024-08-16T22:47:00Z" w16du:dateUtc="2024-08-17T02:47:00Z">
              <w:r w:rsidDel="00FA3675">
                <w:delText xml:space="preserve">and CS4236 </w:delText>
              </w:r>
            </w:del>
            <w:r>
              <w:t xml:space="preserve">parts by working around </w:t>
            </w:r>
            <w:del w:id="263" w:author="Gentry, Mark" w:date="2024-08-24T13:01:00Z" w16du:dateUtc="2024-08-24T17:01:00Z">
              <w:r w:rsidDel="006D07D6">
                <w:delText>hardware</w:delText>
              </w:r>
            </w:del>
            <w:ins w:id="264" w:author="Gentry, Mark" w:date="2024-08-24T13:01:00Z" w16du:dateUtc="2024-08-24T17:01:00Z">
              <w:r w:rsidR="006D07D6">
                <w:t>HW</w:t>
              </w:r>
            </w:ins>
            <w:r>
              <w:t xml:space="preserve"> problems in firmware.</w:t>
            </w:r>
          </w:p>
        </w:tc>
      </w:tr>
      <w:tr w:rsidR="005A7A5A" w14:paraId="172CA9BB" w14:textId="77777777" w:rsidTr="00D54695">
        <w:trPr>
          <w:cantSplit/>
        </w:trPr>
        <w:tc>
          <w:tcPr>
            <w:tcW w:w="782" w:type="dxa"/>
          </w:tcPr>
          <w:p w14:paraId="3EC5FF71" w14:textId="77777777" w:rsidR="005A7A5A" w:rsidRDefault="005A7A5A">
            <w:pPr>
              <w:rPr>
                <w:rFonts w:ascii="Times New Roman" w:hAnsi="Times New Roman"/>
                <w:sz w:val="22"/>
              </w:rPr>
            </w:pPr>
          </w:p>
        </w:tc>
        <w:tc>
          <w:tcPr>
            <w:tcW w:w="8460" w:type="dxa"/>
            <w:gridSpan w:val="3"/>
          </w:tcPr>
          <w:p w14:paraId="4CE563A6" w14:textId="77777777" w:rsidR="005A7A5A" w:rsidRDefault="005A7A5A" w:rsidP="005A7A5A">
            <w:pPr>
              <w:pStyle w:val="ResumeBullet"/>
            </w:pPr>
          </w:p>
        </w:tc>
      </w:tr>
      <w:tr w:rsidR="001532F8" w14:paraId="2B6D9540" w14:textId="77777777" w:rsidTr="00D54695">
        <w:trPr>
          <w:cantSplit/>
        </w:trPr>
        <w:tc>
          <w:tcPr>
            <w:tcW w:w="1862" w:type="dxa"/>
            <w:gridSpan w:val="2"/>
          </w:tcPr>
          <w:p w14:paraId="277816EB" w14:textId="77777777" w:rsidR="001532F8" w:rsidRDefault="001532F8">
            <w:pPr>
              <w:rPr>
                <w:rFonts w:ascii="Times New Roman" w:hAnsi="Times New Roman"/>
                <w:b/>
                <w:sz w:val="22"/>
              </w:rPr>
            </w:pPr>
            <w:r>
              <w:rPr>
                <w:rFonts w:ascii="Times New Roman" w:hAnsi="Times New Roman"/>
                <w:b/>
                <w:sz w:val="22"/>
              </w:rPr>
              <w:br w:type="page"/>
              <w:t>1992 – 1994</w:t>
            </w:r>
          </w:p>
        </w:tc>
        <w:tc>
          <w:tcPr>
            <w:tcW w:w="7380" w:type="dxa"/>
            <w:gridSpan w:val="2"/>
          </w:tcPr>
          <w:p w14:paraId="451400C0" w14:textId="143CED80" w:rsidR="001532F8" w:rsidRDefault="001532F8">
            <w:pPr>
              <w:rPr>
                <w:rFonts w:ascii="Times New Roman" w:hAnsi="Times New Roman"/>
                <w:b/>
                <w:sz w:val="22"/>
              </w:rPr>
            </w:pPr>
            <w:r>
              <w:rPr>
                <w:rFonts w:ascii="Times New Roman" w:hAnsi="Times New Roman"/>
                <w:b/>
                <w:sz w:val="22"/>
              </w:rPr>
              <w:t xml:space="preserve">Multimedia </w:t>
            </w:r>
            <w:del w:id="265" w:author="Gentry, Mark" w:date="2024-08-21T08:23:00Z" w16du:dateUtc="2024-08-21T12:23:00Z">
              <w:r w:rsidDel="005752BB">
                <w:rPr>
                  <w:rFonts w:ascii="Times New Roman" w:hAnsi="Times New Roman"/>
                  <w:b/>
                  <w:sz w:val="22"/>
                </w:rPr>
                <w:delText xml:space="preserve">Software </w:delText>
              </w:r>
            </w:del>
            <w:ins w:id="266" w:author="Gentry, Mark" w:date="2024-08-21T08:23:00Z" w16du:dateUtc="2024-08-21T12:23:00Z">
              <w:r w:rsidR="005752BB">
                <w:rPr>
                  <w:rFonts w:ascii="Times New Roman" w:hAnsi="Times New Roman"/>
                  <w:b/>
                  <w:sz w:val="22"/>
                </w:rPr>
                <w:t xml:space="preserve">SW </w:t>
              </w:r>
            </w:ins>
            <w:r>
              <w:rPr>
                <w:rFonts w:ascii="Times New Roman" w:hAnsi="Times New Roman"/>
                <w:b/>
                <w:sz w:val="22"/>
              </w:rPr>
              <w:t>Engineer</w:t>
            </w:r>
          </w:p>
        </w:tc>
      </w:tr>
      <w:tr w:rsidR="001532F8" w14:paraId="2A511592" w14:textId="77777777" w:rsidTr="00D54695">
        <w:trPr>
          <w:cantSplit/>
        </w:trPr>
        <w:tc>
          <w:tcPr>
            <w:tcW w:w="782" w:type="dxa"/>
          </w:tcPr>
          <w:p w14:paraId="26038760" w14:textId="77777777" w:rsidR="001532F8" w:rsidRDefault="001532F8">
            <w:pPr>
              <w:rPr>
                <w:rFonts w:ascii="Times New Roman" w:hAnsi="Times New Roman"/>
                <w:sz w:val="22"/>
              </w:rPr>
            </w:pPr>
          </w:p>
        </w:tc>
        <w:tc>
          <w:tcPr>
            <w:tcW w:w="8460" w:type="dxa"/>
            <w:gridSpan w:val="3"/>
          </w:tcPr>
          <w:p w14:paraId="706D4085" w14:textId="14071FC3" w:rsidR="001532F8" w:rsidRDefault="005A7A5A" w:rsidP="005A7A5A">
            <w:pPr>
              <w:pStyle w:val="ResumeBullet"/>
            </w:pPr>
            <w:bookmarkStart w:id="267" w:name="cirrusEngineer"/>
            <w:bookmarkEnd w:id="267"/>
            <w:r>
              <w:sym w:font="Symbol" w:char="F0B7"/>
            </w:r>
            <w:r>
              <w:t xml:space="preserve">  Responsible for compatibility with </w:t>
            </w:r>
            <w:del w:id="268" w:author="Gentry, Mark" w:date="2024-08-24T13:01:00Z" w16du:dateUtc="2024-08-24T17:01:00Z">
              <w:r w:rsidDel="006D07D6">
                <w:delText>hardware</w:delText>
              </w:r>
            </w:del>
            <w:ins w:id="269" w:author="Gentry, Mark" w:date="2024-08-24T13:01:00Z" w16du:dateUtc="2024-08-24T17:01:00Z">
              <w:r w:rsidR="006D07D6">
                <w:t>HW</w:t>
              </w:r>
            </w:ins>
            <w:r>
              <w:t xml:space="preserve"> interfaces used by DOS games (SoundBlaster and MPU-401) on ISA parts and for Plug and Play and APM (advanced power management) compatibility on ISA parts. ISA parts include</w:t>
            </w:r>
            <w:r w:rsidR="002C6ABD">
              <w:t>d</w:t>
            </w:r>
            <w:r>
              <w:t xml:space="preserve"> 8052 cores that execute</w:t>
            </w:r>
            <w:r w:rsidR="002C6ABD">
              <w:t>d</w:t>
            </w:r>
            <w:r>
              <w:t xml:space="preserve"> code to provide this compatibility.  Developed this code and defined </w:t>
            </w:r>
            <w:ins w:id="270" w:author="Gentry, Mark" w:date="2024-08-14T08:46:00Z" w16du:dateUtc="2024-08-14T12:46:00Z">
              <w:r w:rsidR="00415127">
                <w:t xml:space="preserve">associated </w:t>
              </w:r>
            </w:ins>
            <w:del w:id="271" w:author="Gentry, Mark" w:date="2024-08-24T13:01:00Z" w16du:dateUtc="2024-08-24T17:01:00Z">
              <w:r w:rsidDel="006D07D6">
                <w:delText>hardware</w:delText>
              </w:r>
            </w:del>
            <w:ins w:id="272" w:author="Gentry, Mark" w:date="2024-08-24T13:01:00Z" w16du:dateUtc="2024-08-24T17:01:00Z">
              <w:r w:rsidR="006D07D6">
                <w:t>HW</w:t>
              </w:r>
            </w:ins>
            <w:r>
              <w:t>/</w:t>
            </w:r>
            <w:del w:id="273" w:author="Gentry, Mark" w:date="2024-08-24T13:00:00Z" w16du:dateUtc="2024-08-24T17:00:00Z">
              <w:r w:rsidDel="006D07D6">
                <w:delText>software</w:delText>
              </w:r>
            </w:del>
            <w:ins w:id="274" w:author="Gentry, Mark" w:date="2024-08-24T13:00:00Z" w16du:dateUtc="2024-08-24T17:00:00Z">
              <w:r w:rsidR="006D07D6">
                <w:t>SW</w:t>
              </w:r>
            </w:ins>
            <w:r>
              <w:t xml:space="preserve"> architecture</w:t>
            </w:r>
            <w:del w:id="275" w:author="Gentry, Mark" w:date="2024-08-14T08:46:00Z" w16du:dateUtc="2024-08-14T12:46:00Z">
              <w:r w:rsidDel="00415127">
                <w:delText xml:space="preserve"> required to do so</w:delText>
              </w:r>
            </w:del>
            <w:r>
              <w:t xml:space="preserve">.  Extensively reverse-engineered games </w:t>
            </w:r>
            <w:del w:id="276" w:author="Gentry, Mark" w:date="2024-08-18T13:14:00Z" w16du:dateUtc="2024-08-18T17:14:00Z">
              <w:r w:rsidDel="00230EF6">
                <w:delText>in order to</w:delText>
              </w:r>
            </w:del>
            <w:ins w:id="277" w:author="Gentry, Mark" w:date="2024-08-18T13:14:00Z" w16du:dateUtc="2024-08-18T17:14:00Z">
              <w:r w:rsidR="00230EF6">
                <w:t>to</w:t>
              </w:r>
            </w:ins>
            <w:r>
              <w:t xml:space="preserve"> implement required</w:t>
            </w:r>
            <w:ins w:id="278" w:author="Gentry, Mark" w:date="2024-08-14T08:47:00Z" w16du:dateUtc="2024-08-14T12:47:00Z">
              <w:r w:rsidR="0052654A">
                <w:t>,</w:t>
              </w:r>
            </w:ins>
            <w:r>
              <w:t xml:space="preserve"> compatible </w:t>
            </w:r>
            <w:del w:id="279" w:author="Gentry, Mark" w:date="2024-08-24T13:01:00Z" w16du:dateUtc="2024-08-24T17:01:00Z">
              <w:r w:rsidDel="006D07D6">
                <w:delText>hardware</w:delText>
              </w:r>
            </w:del>
            <w:ins w:id="280" w:author="Gentry, Mark" w:date="2024-08-24T13:01:00Z" w16du:dateUtc="2024-08-24T17:01:00Z">
              <w:r w:rsidR="006D07D6">
                <w:t>HW</w:t>
              </w:r>
            </w:ins>
            <w:r>
              <w:t xml:space="preserve"> interfaces.</w:t>
            </w:r>
          </w:p>
        </w:tc>
      </w:tr>
      <w:tr w:rsidR="005A7A5A" w14:paraId="3C028C75" w14:textId="77777777" w:rsidTr="00D54695">
        <w:trPr>
          <w:cantSplit/>
        </w:trPr>
        <w:tc>
          <w:tcPr>
            <w:tcW w:w="782" w:type="dxa"/>
          </w:tcPr>
          <w:p w14:paraId="03B54135" w14:textId="77777777" w:rsidR="005A7A5A" w:rsidRDefault="005A7A5A">
            <w:pPr>
              <w:rPr>
                <w:rFonts w:ascii="Times New Roman" w:hAnsi="Times New Roman"/>
                <w:sz w:val="22"/>
              </w:rPr>
            </w:pPr>
          </w:p>
        </w:tc>
        <w:tc>
          <w:tcPr>
            <w:tcW w:w="8460" w:type="dxa"/>
            <w:gridSpan w:val="3"/>
          </w:tcPr>
          <w:p w14:paraId="5B934673" w14:textId="77777777" w:rsidR="005A7A5A" w:rsidRDefault="005A7A5A" w:rsidP="005A7A5A">
            <w:pPr>
              <w:pStyle w:val="ResumeBullet"/>
            </w:pPr>
            <w:r>
              <w:sym w:font="Symbol" w:char="F0B7"/>
            </w:r>
            <w:r>
              <w:t xml:space="preserve">  Defined interfaces between 8052 and ISA bus and 8052 and CODEC core on Crystal's ISA CODECs.</w:t>
            </w:r>
          </w:p>
        </w:tc>
      </w:tr>
      <w:tr w:rsidR="005A7A5A" w14:paraId="6174359C" w14:textId="77777777" w:rsidTr="00D54695">
        <w:trPr>
          <w:cantSplit/>
        </w:trPr>
        <w:tc>
          <w:tcPr>
            <w:tcW w:w="782" w:type="dxa"/>
          </w:tcPr>
          <w:p w14:paraId="48D346CF" w14:textId="77777777" w:rsidR="005A7A5A" w:rsidRDefault="005A7A5A">
            <w:pPr>
              <w:rPr>
                <w:rFonts w:ascii="Times New Roman" w:hAnsi="Times New Roman"/>
                <w:sz w:val="22"/>
              </w:rPr>
            </w:pPr>
          </w:p>
        </w:tc>
        <w:tc>
          <w:tcPr>
            <w:tcW w:w="8460" w:type="dxa"/>
            <w:gridSpan w:val="3"/>
          </w:tcPr>
          <w:p w14:paraId="6C505906" w14:textId="4A536448" w:rsidR="005A7A5A" w:rsidRDefault="005A7A5A" w:rsidP="005A7A5A">
            <w:pPr>
              <w:pStyle w:val="ResumeBullet"/>
            </w:pPr>
            <w:r>
              <w:sym w:font="Symbol" w:char="F0B7"/>
            </w:r>
            <w:r>
              <w:t xml:space="preserve">  Wrote diagnostics </w:t>
            </w:r>
            <w:del w:id="281" w:author="Gentry, Mark" w:date="2024-08-24T13:00:00Z" w16du:dateUtc="2024-08-24T17:00:00Z">
              <w:r w:rsidDel="006D07D6">
                <w:delText>software</w:delText>
              </w:r>
            </w:del>
            <w:ins w:id="282" w:author="Gentry, Mark" w:date="2024-08-24T13:00:00Z" w16du:dateUtc="2024-08-24T17:00:00Z">
              <w:r w:rsidR="006D07D6">
                <w:t>SW</w:t>
              </w:r>
            </w:ins>
            <w:r>
              <w:t xml:space="preserve"> in C and x86 assembler for the CS4231 and CS4248. </w:t>
            </w:r>
            <w:del w:id="283" w:author="Gentry, Mark" w:date="2024-08-24T13:00:00Z" w16du:dateUtc="2024-08-24T17:00:00Z">
              <w:r w:rsidDel="006D07D6">
                <w:delText>Software</w:delText>
              </w:r>
            </w:del>
            <w:ins w:id="284" w:author="Gentry, Mark" w:date="2024-08-24T13:00:00Z" w16du:dateUtc="2024-08-24T17:00:00Z">
              <w:r w:rsidR="006D07D6">
                <w:t>SW</w:t>
              </w:r>
            </w:ins>
            <w:r>
              <w:t xml:space="preserve"> tests complete functionality, performance, and feature-sets of these parts and </w:t>
            </w:r>
            <w:ins w:id="285" w:author="Gentry, Mark" w:date="2024-08-18T13:14:00Z" w16du:dateUtc="2024-08-18T17:14:00Z">
              <w:r w:rsidR="00230EF6">
                <w:t xml:space="preserve">were </w:t>
              </w:r>
            </w:ins>
            <w:del w:id="286" w:author="Gentry, Mark" w:date="2024-08-18T13:14:00Z" w16du:dateUtc="2024-08-18T17:14:00Z">
              <w:r w:rsidDel="00230EF6">
                <w:delText xml:space="preserve">have been </w:delText>
              </w:r>
            </w:del>
            <w:r>
              <w:t>used extensively by Crystal chip and board designers as well as by Crystal customers.</w:t>
            </w:r>
          </w:p>
        </w:tc>
      </w:tr>
      <w:tr w:rsidR="005A7A5A" w14:paraId="7435A8AE" w14:textId="77777777" w:rsidTr="00D54695">
        <w:trPr>
          <w:cantSplit/>
        </w:trPr>
        <w:tc>
          <w:tcPr>
            <w:tcW w:w="782" w:type="dxa"/>
          </w:tcPr>
          <w:p w14:paraId="42399A62" w14:textId="77777777" w:rsidR="005A7A5A" w:rsidRDefault="005A7A5A">
            <w:pPr>
              <w:rPr>
                <w:rFonts w:ascii="Times New Roman" w:hAnsi="Times New Roman"/>
                <w:sz w:val="22"/>
              </w:rPr>
            </w:pPr>
          </w:p>
        </w:tc>
        <w:tc>
          <w:tcPr>
            <w:tcW w:w="8460" w:type="dxa"/>
            <w:gridSpan w:val="3"/>
          </w:tcPr>
          <w:p w14:paraId="36E46CFB" w14:textId="77777777" w:rsidR="005A7A5A" w:rsidRDefault="005A7A5A" w:rsidP="005A7A5A">
            <w:pPr>
              <w:pStyle w:val="ResumeBullet"/>
            </w:pPr>
          </w:p>
        </w:tc>
      </w:tr>
      <w:tr w:rsidR="001532F8" w14:paraId="7C3EC7D2" w14:textId="77777777" w:rsidTr="00D54695">
        <w:trPr>
          <w:cantSplit/>
        </w:trPr>
        <w:tc>
          <w:tcPr>
            <w:tcW w:w="1862" w:type="dxa"/>
            <w:gridSpan w:val="2"/>
          </w:tcPr>
          <w:p w14:paraId="499510B3" w14:textId="77777777" w:rsidR="001532F8" w:rsidRDefault="001532F8">
            <w:pPr>
              <w:rPr>
                <w:rFonts w:ascii="Times New Roman" w:hAnsi="Times New Roman"/>
                <w:sz w:val="22"/>
              </w:rPr>
            </w:pPr>
          </w:p>
        </w:tc>
        <w:tc>
          <w:tcPr>
            <w:tcW w:w="7380" w:type="dxa"/>
            <w:gridSpan w:val="2"/>
          </w:tcPr>
          <w:p w14:paraId="76AE75AC" w14:textId="77777777" w:rsidR="001532F8" w:rsidRDefault="001532F8">
            <w:pPr>
              <w:rPr>
                <w:rFonts w:ascii="Times New Roman" w:hAnsi="Times New Roman"/>
                <w:b/>
                <w:sz w:val="22"/>
              </w:rPr>
            </w:pPr>
            <w:r>
              <w:rPr>
                <w:rFonts w:ascii="Times New Roman" w:hAnsi="Times New Roman"/>
                <w:b/>
                <w:sz w:val="22"/>
              </w:rPr>
              <w:t>COMPAQ COMPUTER CORPORATION</w:t>
            </w:r>
          </w:p>
          <w:p w14:paraId="1DE52EBD" w14:textId="77777777" w:rsidR="001532F8" w:rsidRDefault="001532F8">
            <w:pPr>
              <w:pStyle w:val="mynormal"/>
              <w:rPr>
                <w:b/>
              </w:rPr>
            </w:pPr>
            <w:r>
              <w:t>Houston, Texas</w:t>
            </w:r>
          </w:p>
        </w:tc>
      </w:tr>
      <w:tr w:rsidR="001532F8" w14:paraId="11AE0DC5" w14:textId="77777777" w:rsidTr="00D54695">
        <w:trPr>
          <w:cantSplit/>
        </w:trPr>
        <w:tc>
          <w:tcPr>
            <w:tcW w:w="1862" w:type="dxa"/>
            <w:gridSpan w:val="2"/>
          </w:tcPr>
          <w:p w14:paraId="0F84C837" w14:textId="77777777" w:rsidR="001532F8" w:rsidRDefault="001532F8">
            <w:pPr>
              <w:rPr>
                <w:rFonts w:ascii="Times New Roman" w:hAnsi="Times New Roman"/>
                <w:b/>
                <w:sz w:val="22"/>
              </w:rPr>
            </w:pPr>
            <w:r>
              <w:rPr>
                <w:rFonts w:ascii="Times New Roman" w:hAnsi="Times New Roman"/>
                <w:b/>
                <w:sz w:val="22"/>
              </w:rPr>
              <w:t>1991</w:t>
            </w:r>
            <w:r>
              <w:rPr>
                <w:rFonts w:ascii="Times New Roman" w:hAnsi="Times New Roman"/>
                <w:b/>
                <w:sz w:val="22"/>
              </w:rPr>
              <w:noBreakHyphen/>
              <w:t>1992</w:t>
            </w:r>
          </w:p>
          <w:p w14:paraId="7401A272" w14:textId="77777777" w:rsidR="001532F8" w:rsidRDefault="001532F8">
            <w:pPr>
              <w:rPr>
                <w:rFonts w:ascii="Times New Roman" w:hAnsi="Times New Roman"/>
                <w:b/>
                <w:sz w:val="22"/>
              </w:rPr>
            </w:pPr>
          </w:p>
        </w:tc>
        <w:tc>
          <w:tcPr>
            <w:tcW w:w="7380" w:type="dxa"/>
            <w:gridSpan w:val="2"/>
          </w:tcPr>
          <w:p w14:paraId="7DC1DFA7" w14:textId="77777777" w:rsidR="001532F8" w:rsidRDefault="001532F8">
            <w:pPr>
              <w:rPr>
                <w:rFonts w:ascii="Times New Roman" w:hAnsi="Times New Roman"/>
                <w:b/>
                <w:sz w:val="22"/>
              </w:rPr>
            </w:pPr>
            <w:r>
              <w:rPr>
                <w:rFonts w:ascii="Times New Roman" w:hAnsi="Times New Roman"/>
                <w:b/>
                <w:sz w:val="22"/>
              </w:rPr>
              <w:t>Systems Engineer (Graphics Development)</w:t>
            </w:r>
          </w:p>
        </w:tc>
      </w:tr>
      <w:tr w:rsidR="001532F8" w14:paraId="56DD5964" w14:textId="77777777" w:rsidTr="00D54695">
        <w:trPr>
          <w:cantSplit/>
        </w:trPr>
        <w:tc>
          <w:tcPr>
            <w:tcW w:w="782" w:type="dxa"/>
          </w:tcPr>
          <w:p w14:paraId="5D52FB08" w14:textId="77777777" w:rsidR="001532F8" w:rsidRDefault="001532F8">
            <w:pPr>
              <w:rPr>
                <w:rFonts w:ascii="Times New Roman" w:hAnsi="Times New Roman"/>
                <w:sz w:val="22"/>
              </w:rPr>
            </w:pPr>
          </w:p>
        </w:tc>
        <w:tc>
          <w:tcPr>
            <w:tcW w:w="8460" w:type="dxa"/>
            <w:gridSpan w:val="3"/>
          </w:tcPr>
          <w:p w14:paraId="53755226" w14:textId="003E1607" w:rsidR="001532F8" w:rsidRDefault="005A7A5A" w:rsidP="005A7A5A">
            <w:pPr>
              <w:pStyle w:val="ResumeBullet"/>
            </w:pPr>
            <w:bookmarkStart w:id="287" w:name="compaq"/>
            <w:bookmarkEnd w:id="287"/>
            <w:r>
              <w:sym w:font="Symbol" w:char="F0B7"/>
            </w:r>
            <w:r>
              <w:t xml:space="preserve">  Used FPGAs for internal design projects. </w:t>
            </w:r>
            <w:del w:id="288" w:author="Gentry, Mark" w:date="2024-08-14T08:50:00Z" w16du:dateUtc="2024-08-14T12:50:00Z">
              <w:r w:rsidDel="0052654A">
                <w:delText xml:space="preserve"> Entered equations using ABEL and simulated with Verilog using FPGA and TTL models.  </w:delText>
              </w:r>
            </w:del>
            <w:r>
              <w:t xml:space="preserve">Designed EISA analysis board to be used for </w:t>
            </w:r>
            <w:del w:id="289" w:author="Gentry, Mark" w:date="2024-08-24T13:01:00Z" w16du:dateUtc="2024-08-24T17:01:00Z">
              <w:r w:rsidDel="006D07D6">
                <w:delText>hardware</w:delText>
              </w:r>
            </w:del>
            <w:ins w:id="290" w:author="Gentry, Mark" w:date="2024-08-24T13:01:00Z" w16du:dateUtc="2024-08-24T17:01:00Z">
              <w:r w:rsidR="006D07D6">
                <w:t>HW</w:t>
              </w:r>
            </w:ins>
            <w:r>
              <w:t xml:space="preserve"> and </w:t>
            </w:r>
            <w:del w:id="291" w:author="Gentry, Mark" w:date="2024-08-24T13:00:00Z" w16du:dateUtc="2024-08-24T17:00:00Z">
              <w:r w:rsidDel="006D07D6">
                <w:delText>software</w:delText>
              </w:r>
            </w:del>
            <w:ins w:id="292" w:author="Gentry, Mark" w:date="2024-08-24T13:00:00Z" w16du:dateUtc="2024-08-24T17:00:00Z">
              <w:r w:rsidR="006D07D6">
                <w:t>SW</w:t>
              </w:r>
            </w:ins>
            <w:r>
              <w:t xml:space="preserve"> profiling of graphics activity.  Partitioned design between MACH devices, standard TTL logic, and specialized logic.</w:t>
            </w:r>
          </w:p>
        </w:tc>
      </w:tr>
      <w:tr w:rsidR="005A7A5A" w14:paraId="6B4F79F5" w14:textId="77777777" w:rsidTr="00D54695">
        <w:trPr>
          <w:cantSplit/>
        </w:trPr>
        <w:tc>
          <w:tcPr>
            <w:tcW w:w="782" w:type="dxa"/>
          </w:tcPr>
          <w:p w14:paraId="04BB2627" w14:textId="77777777" w:rsidR="005A7A5A" w:rsidRDefault="005A7A5A">
            <w:pPr>
              <w:rPr>
                <w:rFonts w:ascii="Times New Roman" w:hAnsi="Times New Roman"/>
                <w:sz w:val="22"/>
              </w:rPr>
            </w:pPr>
          </w:p>
        </w:tc>
        <w:tc>
          <w:tcPr>
            <w:tcW w:w="8460" w:type="dxa"/>
            <w:gridSpan w:val="3"/>
          </w:tcPr>
          <w:p w14:paraId="1AB34AF6" w14:textId="77777777" w:rsidR="005A7A5A" w:rsidRDefault="005A7A5A" w:rsidP="005A7A5A">
            <w:pPr>
              <w:pStyle w:val="ResumeBullet"/>
            </w:pPr>
            <w:r>
              <w:sym w:font="Symbol" w:char="F0B7"/>
            </w:r>
            <w:r>
              <w:t xml:space="preserve">  Evaluated local-bus graphics architectures for 486 bus, VESA Local (VL) Bus, PCI, and Compaq host bus.</w:t>
            </w:r>
          </w:p>
        </w:tc>
      </w:tr>
      <w:tr w:rsidR="005A7A5A" w14:paraId="01CFDCF5" w14:textId="77777777" w:rsidTr="00D54695">
        <w:trPr>
          <w:cantSplit/>
        </w:trPr>
        <w:tc>
          <w:tcPr>
            <w:tcW w:w="782" w:type="dxa"/>
          </w:tcPr>
          <w:p w14:paraId="6306ADDA" w14:textId="77777777" w:rsidR="005A7A5A" w:rsidRDefault="005A7A5A">
            <w:pPr>
              <w:rPr>
                <w:rFonts w:ascii="Times New Roman" w:hAnsi="Times New Roman"/>
                <w:sz w:val="22"/>
              </w:rPr>
            </w:pPr>
          </w:p>
        </w:tc>
        <w:tc>
          <w:tcPr>
            <w:tcW w:w="8460" w:type="dxa"/>
            <w:gridSpan w:val="3"/>
          </w:tcPr>
          <w:p w14:paraId="12487C29" w14:textId="7E909FA8" w:rsidR="005A7A5A" w:rsidRDefault="005A7A5A" w:rsidP="005A7A5A">
            <w:pPr>
              <w:pStyle w:val="ResumeBullet"/>
            </w:pPr>
            <w:r>
              <w:sym w:font="Symbol" w:char="F0B7"/>
            </w:r>
            <w:r>
              <w:t xml:space="preserve">  Designed simple audio circuits using Analog Devices A/D and D/A converters and wrote required low-level </w:t>
            </w:r>
            <w:del w:id="293" w:author="Gentry, Mark" w:date="2024-08-24T13:00:00Z" w16du:dateUtc="2024-08-24T17:00:00Z">
              <w:r w:rsidDel="006D07D6">
                <w:delText>software</w:delText>
              </w:r>
            </w:del>
            <w:ins w:id="294" w:author="Gentry, Mark" w:date="2024-08-24T13:00:00Z" w16du:dateUtc="2024-08-24T17:00:00Z">
              <w:r w:rsidR="006D07D6">
                <w:t>SW</w:t>
              </w:r>
            </w:ins>
            <w:r>
              <w:t xml:space="preserve"> while working on Business Audio project.</w:t>
            </w:r>
          </w:p>
        </w:tc>
      </w:tr>
      <w:tr w:rsidR="005A7A5A" w14:paraId="3170FC63" w14:textId="77777777" w:rsidTr="00D54695">
        <w:trPr>
          <w:cantSplit/>
        </w:trPr>
        <w:tc>
          <w:tcPr>
            <w:tcW w:w="782" w:type="dxa"/>
          </w:tcPr>
          <w:p w14:paraId="1E5C4EFD" w14:textId="77777777" w:rsidR="005A7A5A" w:rsidRDefault="005A7A5A">
            <w:pPr>
              <w:rPr>
                <w:rFonts w:ascii="Times New Roman" w:hAnsi="Times New Roman"/>
                <w:sz w:val="22"/>
              </w:rPr>
            </w:pPr>
          </w:p>
        </w:tc>
        <w:tc>
          <w:tcPr>
            <w:tcW w:w="8460" w:type="dxa"/>
            <w:gridSpan w:val="3"/>
          </w:tcPr>
          <w:p w14:paraId="564F0B4A" w14:textId="77777777" w:rsidR="005A7A5A" w:rsidRDefault="005A7A5A" w:rsidP="005A7A5A">
            <w:pPr>
              <w:pStyle w:val="ResumeBullet"/>
            </w:pPr>
          </w:p>
        </w:tc>
      </w:tr>
      <w:tr w:rsidR="001532F8" w14:paraId="4735EA76" w14:textId="77777777" w:rsidTr="00D54695">
        <w:trPr>
          <w:cantSplit/>
        </w:trPr>
        <w:tc>
          <w:tcPr>
            <w:tcW w:w="782" w:type="dxa"/>
          </w:tcPr>
          <w:p w14:paraId="568F2806" w14:textId="77777777" w:rsidR="001532F8" w:rsidRDefault="001532F8">
            <w:pPr>
              <w:rPr>
                <w:rFonts w:ascii="Times New Roman" w:hAnsi="Times New Roman"/>
                <w:sz w:val="22"/>
              </w:rPr>
            </w:pPr>
          </w:p>
        </w:tc>
        <w:tc>
          <w:tcPr>
            <w:tcW w:w="1080" w:type="dxa"/>
          </w:tcPr>
          <w:p w14:paraId="4CFF41A6" w14:textId="77777777" w:rsidR="001532F8" w:rsidRDefault="001532F8">
            <w:pPr>
              <w:rPr>
                <w:rFonts w:ascii="Times New Roman" w:hAnsi="Times New Roman"/>
                <w:b/>
                <w:sz w:val="22"/>
              </w:rPr>
            </w:pPr>
          </w:p>
        </w:tc>
        <w:tc>
          <w:tcPr>
            <w:tcW w:w="7380" w:type="dxa"/>
            <w:gridSpan w:val="2"/>
          </w:tcPr>
          <w:p w14:paraId="7786647A" w14:textId="77777777" w:rsidR="001532F8" w:rsidRDefault="001532F8">
            <w:pPr>
              <w:rPr>
                <w:rFonts w:ascii="Times New Roman" w:hAnsi="Times New Roman"/>
                <w:b/>
                <w:sz w:val="22"/>
              </w:rPr>
            </w:pPr>
            <w:r>
              <w:rPr>
                <w:rFonts w:ascii="Times New Roman" w:hAnsi="Times New Roman"/>
                <w:b/>
                <w:sz w:val="22"/>
              </w:rPr>
              <w:t>RESEARCH PLANNING INC.</w:t>
            </w:r>
          </w:p>
          <w:p w14:paraId="79C9A117" w14:textId="77777777" w:rsidR="001532F8" w:rsidRDefault="001532F8">
            <w:pPr>
              <w:pStyle w:val="mynormal"/>
              <w:rPr>
                <w:b/>
              </w:rPr>
            </w:pPr>
            <w:r>
              <w:t>Arlington, Virginia</w:t>
            </w:r>
          </w:p>
        </w:tc>
      </w:tr>
      <w:tr w:rsidR="001532F8" w14:paraId="58B8464C" w14:textId="77777777" w:rsidTr="00D54695">
        <w:trPr>
          <w:cantSplit/>
        </w:trPr>
        <w:tc>
          <w:tcPr>
            <w:tcW w:w="782" w:type="dxa"/>
          </w:tcPr>
          <w:p w14:paraId="7A709B7D" w14:textId="77777777" w:rsidR="001532F8" w:rsidRDefault="001532F8">
            <w:pPr>
              <w:rPr>
                <w:rFonts w:ascii="Times New Roman" w:hAnsi="Times New Roman"/>
                <w:b/>
                <w:sz w:val="22"/>
              </w:rPr>
            </w:pPr>
            <w:r>
              <w:rPr>
                <w:rFonts w:ascii="Times New Roman" w:hAnsi="Times New Roman"/>
                <w:b/>
                <w:sz w:val="22"/>
              </w:rPr>
              <w:t>1989</w:t>
            </w:r>
          </w:p>
        </w:tc>
        <w:tc>
          <w:tcPr>
            <w:tcW w:w="1080" w:type="dxa"/>
          </w:tcPr>
          <w:p w14:paraId="4D09F675" w14:textId="77777777" w:rsidR="001532F8" w:rsidRDefault="001532F8">
            <w:pPr>
              <w:rPr>
                <w:rFonts w:ascii="Times New Roman" w:hAnsi="Times New Roman"/>
                <w:b/>
                <w:sz w:val="22"/>
              </w:rPr>
            </w:pPr>
          </w:p>
        </w:tc>
        <w:tc>
          <w:tcPr>
            <w:tcW w:w="7380" w:type="dxa"/>
            <w:gridSpan w:val="2"/>
          </w:tcPr>
          <w:p w14:paraId="1240BDA6" w14:textId="5ABCCF4B" w:rsidR="001532F8" w:rsidRDefault="001532F8">
            <w:pPr>
              <w:rPr>
                <w:rFonts w:ascii="Times New Roman" w:hAnsi="Times New Roman"/>
                <w:b/>
                <w:sz w:val="22"/>
              </w:rPr>
            </w:pPr>
            <w:del w:id="295" w:author="Gentry, Mark" w:date="2024-08-24T13:00:00Z" w16du:dateUtc="2024-08-24T17:00:00Z">
              <w:r w:rsidDel="006D07D6">
                <w:rPr>
                  <w:rFonts w:ascii="Times New Roman" w:hAnsi="Times New Roman"/>
                  <w:b/>
                  <w:sz w:val="22"/>
                </w:rPr>
                <w:delText>Software</w:delText>
              </w:r>
            </w:del>
            <w:ins w:id="296" w:author="Gentry, Mark" w:date="2024-08-24T13:00:00Z" w16du:dateUtc="2024-08-24T17:00:00Z">
              <w:r w:rsidR="006D07D6">
                <w:rPr>
                  <w:rFonts w:ascii="Times New Roman" w:hAnsi="Times New Roman"/>
                  <w:b/>
                  <w:sz w:val="22"/>
                </w:rPr>
                <w:t>SW</w:t>
              </w:r>
            </w:ins>
            <w:r>
              <w:rPr>
                <w:rFonts w:ascii="Times New Roman" w:hAnsi="Times New Roman"/>
                <w:b/>
                <w:sz w:val="22"/>
              </w:rPr>
              <w:t xml:space="preserve"> Engineer</w:t>
            </w:r>
          </w:p>
        </w:tc>
      </w:tr>
      <w:tr w:rsidR="001532F8" w14:paraId="1CF67543" w14:textId="77777777" w:rsidTr="00D54695">
        <w:trPr>
          <w:cantSplit/>
        </w:trPr>
        <w:tc>
          <w:tcPr>
            <w:tcW w:w="782" w:type="dxa"/>
          </w:tcPr>
          <w:p w14:paraId="306DA5E8" w14:textId="77777777" w:rsidR="001532F8" w:rsidRDefault="001532F8">
            <w:pPr>
              <w:rPr>
                <w:rFonts w:ascii="Times New Roman" w:hAnsi="Times New Roman"/>
                <w:b/>
                <w:sz w:val="22"/>
              </w:rPr>
            </w:pPr>
          </w:p>
        </w:tc>
        <w:tc>
          <w:tcPr>
            <w:tcW w:w="8460" w:type="dxa"/>
            <w:gridSpan w:val="3"/>
          </w:tcPr>
          <w:p w14:paraId="79827604" w14:textId="2F8EAA5E" w:rsidR="001532F8" w:rsidRDefault="005A7A5A" w:rsidP="005A7A5A">
            <w:pPr>
              <w:pStyle w:val="ResumeBullet"/>
            </w:pPr>
            <w:bookmarkStart w:id="297" w:name="researchPlanning"/>
            <w:bookmarkEnd w:id="297"/>
            <w:r>
              <w:sym w:font="Symbol" w:char="F0B7"/>
            </w:r>
            <w:r>
              <w:t xml:space="preserve">  Compared implementations of signal processing algorithms on </w:t>
            </w:r>
            <w:del w:id="298" w:author="Gentry, Mark" w:date="2024-08-14T08:51:00Z" w16du:dateUtc="2024-08-14T12:51:00Z">
              <w:r w:rsidDel="0052654A">
                <w:delText xml:space="preserve">the </w:delText>
              </w:r>
            </w:del>
            <w:r w:rsidR="00315A50">
              <w:t xml:space="preserve">“EMSP” </w:t>
            </w:r>
            <w:del w:id="299" w:author="Gentry, Mark" w:date="2024-08-24T13:01:00Z" w16du:dateUtc="2024-08-24T17:01:00Z">
              <w:r w:rsidDel="006D07D6">
                <w:delText>hardware</w:delText>
              </w:r>
            </w:del>
            <w:ins w:id="300" w:author="Gentry, Mark" w:date="2024-08-24T13:01:00Z" w16du:dateUtc="2024-08-24T17:01:00Z">
              <w:r w:rsidR="006D07D6">
                <w:t>HW</w:t>
              </w:r>
            </w:ins>
            <w:r>
              <w:t xml:space="preserve"> with C program or with differing </w:t>
            </w:r>
            <w:del w:id="301" w:author="Gentry, Mark" w:date="2024-08-24T13:01:00Z" w16du:dateUtc="2024-08-24T17:01:00Z">
              <w:r w:rsidDel="006D07D6">
                <w:delText>hardware</w:delText>
              </w:r>
            </w:del>
            <w:ins w:id="302" w:author="Gentry, Mark" w:date="2024-08-24T13:01:00Z" w16du:dateUtc="2024-08-24T17:01:00Z">
              <w:r w:rsidR="006D07D6">
                <w:t>HW</w:t>
              </w:r>
            </w:ins>
            <w:r>
              <w:t xml:space="preserve"> implementations.  Wrote UNIX scripts to automate this testing.</w:t>
            </w:r>
          </w:p>
        </w:tc>
      </w:tr>
      <w:tr w:rsidR="005A7A5A" w14:paraId="78AD3548" w14:textId="77777777" w:rsidTr="00D54695">
        <w:trPr>
          <w:cantSplit/>
        </w:trPr>
        <w:tc>
          <w:tcPr>
            <w:tcW w:w="782" w:type="dxa"/>
          </w:tcPr>
          <w:p w14:paraId="35FD3DEB" w14:textId="77777777" w:rsidR="005A7A5A" w:rsidRDefault="005A7A5A">
            <w:pPr>
              <w:rPr>
                <w:rFonts w:ascii="Times New Roman" w:hAnsi="Times New Roman"/>
                <w:b/>
                <w:sz w:val="22"/>
              </w:rPr>
            </w:pPr>
          </w:p>
        </w:tc>
        <w:tc>
          <w:tcPr>
            <w:tcW w:w="8460" w:type="dxa"/>
            <w:gridSpan w:val="3"/>
          </w:tcPr>
          <w:p w14:paraId="4F3D2B26" w14:textId="77777777" w:rsidR="005A7A5A" w:rsidRDefault="005A7A5A" w:rsidP="005A7A5A">
            <w:pPr>
              <w:pStyle w:val="ResumeBullet"/>
            </w:pPr>
          </w:p>
        </w:tc>
      </w:tr>
      <w:tr w:rsidR="001532F8" w14:paraId="3133759E" w14:textId="77777777" w:rsidTr="00D54695">
        <w:trPr>
          <w:cantSplit/>
        </w:trPr>
        <w:tc>
          <w:tcPr>
            <w:tcW w:w="1862" w:type="dxa"/>
            <w:gridSpan w:val="2"/>
          </w:tcPr>
          <w:p w14:paraId="27E1FB40" w14:textId="77777777" w:rsidR="001532F8" w:rsidRDefault="001532F8">
            <w:pPr>
              <w:rPr>
                <w:rFonts w:ascii="Times New Roman" w:hAnsi="Times New Roman"/>
                <w:sz w:val="22"/>
              </w:rPr>
            </w:pPr>
            <w:r>
              <w:rPr>
                <w:rFonts w:ascii="Times New Roman" w:hAnsi="Times New Roman"/>
                <w:b/>
                <w:sz w:val="22"/>
              </w:rPr>
              <w:t>EDUCATION</w:t>
            </w:r>
          </w:p>
        </w:tc>
        <w:tc>
          <w:tcPr>
            <w:tcW w:w="7380" w:type="dxa"/>
            <w:gridSpan w:val="2"/>
          </w:tcPr>
          <w:p w14:paraId="237095E7" w14:textId="77777777" w:rsidR="001532F8" w:rsidRDefault="001532F8">
            <w:pPr>
              <w:rPr>
                <w:rFonts w:ascii="Times New Roman" w:hAnsi="Times New Roman"/>
                <w:sz w:val="22"/>
              </w:rPr>
            </w:pPr>
          </w:p>
        </w:tc>
      </w:tr>
      <w:tr w:rsidR="001532F8" w14:paraId="40D2457C" w14:textId="77777777" w:rsidTr="00D54695">
        <w:trPr>
          <w:cantSplit/>
        </w:trPr>
        <w:tc>
          <w:tcPr>
            <w:tcW w:w="1862" w:type="dxa"/>
            <w:gridSpan w:val="2"/>
          </w:tcPr>
          <w:p w14:paraId="1E33F8CE" w14:textId="77777777" w:rsidR="001532F8" w:rsidRDefault="001532F8">
            <w:pPr>
              <w:rPr>
                <w:rFonts w:ascii="Times New Roman" w:hAnsi="Times New Roman"/>
                <w:b/>
                <w:sz w:val="22"/>
              </w:rPr>
            </w:pPr>
            <w:r>
              <w:rPr>
                <w:rFonts w:ascii="Times New Roman" w:hAnsi="Times New Roman"/>
                <w:b/>
                <w:sz w:val="22"/>
              </w:rPr>
              <w:t>1990</w:t>
            </w:r>
          </w:p>
          <w:p w14:paraId="4ADCB879" w14:textId="77777777" w:rsidR="001532F8" w:rsidRDefault="001532F8">
            <w:pPr>
              <w:rPr>
                <w:rFonts w:ascii="Times New Roman" w:hAnsi="Times New Roman"/>
                <w:b/>
                <w:sz w:val="22"/>
              </w:rPr>
            </w:pPr>
          </w:p>
        </w:tc>
        <w:tc>
          <w:tcPr>
            <w:tcW w:w="7380" w:type="dxa"/>
            <w:gridSpan w:val="2"/>
          </w:tcPr>
          <w:p w14:paraId="109DD84C" w14:textId="77777777" w:rsidR="001532F8" w:rsidRDefault="001532F8">
            <w:pPr>
              <w:rPr>
                <w:rFonts w:ascii="Times New Roman" w:hAnsi="Times New Roman"/>
                <w:b/>
                <w:sz w:val="22"/>
              </w:rPr>
            </w:pPr>
            <w:r>
              <w:rPr>
                <w:rFonts w:ascii="Times New Roman" w:hAnsi="Times New Roman"/>
                <w:b/>
                <w:sz w:val="22"/>
              </w:rPr>
              <w:t>GEORGIA INSTITUTE OF TECHNOLOGY</w:t>
            </w:r>
          </w:p>
          <w:p w14:paraId="127F8306" w14:textId="77777777" w:rsidR="001532F8" w:rsidRDefault="001532F8">
            <w:pPr>
              <w:pStyle w:val="mynormal"/>
              <w:rPr>
                <w:b/>
              </w:rPr>
            </w:pPr>
            <w:r>
              <w:t>Atlanta, Georgia</w:t>
            </w:r>
          </w:p>
        </w:tc>
      </w:tr>
      <w:tr w:rsidR="001532F8" w14:paraId="5FA28740" w14:textId="77777777" w:rsidTr="00D54695">
        <w:trPr>
          <w:cantSplit/>
        </w:trPr>
        <w:tc>
          <w:tcPr>
            <w:tcW w:w="782" w:type="dxa"/>
          </w:tcPr>
          <w:p w14:paraId="5DC08AC0" w14:textId="77777777" w:rsidR="001532F8" w:rsidRDefault="001532F8">
            <w:pPr>
              <w:rPr>
                <w:rFonts w:ascii="Times New Roman" w:hAnsi="Times New Roman"/>
                <w:sz w:val="22"/>
              </w:rPr>
            </w:pPr>
          </w:p>
        </w:tc>
        <w:tc>
          <w:tcPr>
            <w:tcW w:w="8460" w:type="dxa"/>
            <w:gridSpan w:val="3"/>
          </w:tcPr>
          <w:p w14:paraId="3E97C663" w14:textId="4EDCEF77" w:rsidR="001532F8" w:rsidRDefault="005A7A5A" w:rsidP="005A7A5A">
            <w:pPr>
              <w:pStyle w:val="ResumeBullet"/>
            </w:pPr>
            <w:bookmarkStart w:id="303" w:name="georgiaTech"/>
            <w:bookmarkEnd w:id="303"/>
            <w:r>
              <w:sym w:font="Symbol" w:char="F0B7"/>
            </w:r>
            <w:r>
              <w:t xml:space="preserve">  Graduated with </w:t>
            </w:r>
            <w:proofErr w:type="gramStart"/>
            <w:r>
              <w:t>Master's Degree in Electrical Engineering</w:t>
            </w:r>
            <w:proofErr w:type="gramEnd"/>
            <w:r>
              <w:t xml:space="preserve"> in December, 1990.  Maintained a GPA of 3.9/4.0 while working as a graduate teaching assistant</w:t>
            </w:r>
            <w:ins w:id="304" w:author="Gentry, Mark" w:date="2024-08-14T08:52:00Z" w16du:dateUtc="2024-08-14T12:52:00Z">
              <w:r w:rsidR="0052654A">
                <w:t xml:space="preserve"> and </w:t>
              </w:r>
            </w:ins>
            <w:ins w:id="305" w:author="Gentry, Mark" w:date="2024-08-14T08:53:00Z" w16du:dateUtc="2024-08-14T12:53:00Z">
              <w:r w:rsidR="0052654A">
                <w:t>while holding two part-time jobs.</w:t>
              </w:r>
            </w:ins>
            <w:del w:id="306" w:author="Gentry, Mark" w:date="2024-08-14T08:52:00Z" w16du:dateUtc="2024-08-14T12:52:00Z">
              <w:r w:rsidDel="0052654A">
                <w:delText>.</w:delText>
              </w:r>
            </w:del>
          </w:p>
        </w:tc>
      </w:tr>
      <w:tr w:rsidR="005A7A5A" w14:paraId="17B2F398" w14:textId="77777777" w:rsidTr="00D54695">
        <w:trPr>
          <w:cantSplit/>
        </w:trPr>
        <w:tc>
          <w:tcPr>
            <w:tcW w:w="782" w:type="dxa"/>
          </w:tcPr>
          <w:p w14:paraId="792B806F" w14:textId="77777777" w:rsidR="005A7A5A" w:rsidRDefault="005A7A5A">
            <w:pPr>
              <w:rPr>
                <w:rFonts w:ascii="Times New Roman" w:hAnsi="Times New Roman"/>
                <w:sz w:val="22"/>
              </w:rPr>
            </w:pPr>
          </w:p>
        </w:tc>
        <w:tc>
          <w:tcPr>
            <w:tcW w:w="8460" w:type="dxa"/>
            <w:gridSpan w:val="3"/>
          </w:tcPr>
          <w:p w14:paraId="14EB0888" w14:textId="36EDD628" w:rsidR="005A7A5A" w:rsidRDefault="005A7A5A" w:rsidP="005A7A5A">
            <w:pPr>
              <w:pStyle w:val="ResumeBullet"/>
            </w:pPr>
            <w:r>
              <w:sym w:font="Symbol" w:char="F0B7"/>
            </w:r>
            <w:r>
              <w:t xml:space="preserve">  Concentrated on digital signal processing, communication, and computer architecture courses.  Completed projects in speech and image processing</w:t>
            </w:r>
            <w:ins w:id="307" w:author="Gentry, Mark" w:date="2024-08-16T22:50:00Z" w16du:dateUtc="2024-08-17T02:50:00Z">
              <w:r w:rsidR="0046104B">
                <w:t xml:space="preserve"> and </w:t>
              </w:r>
            </w:ins>
            <w:del w:id="308" w:author="Gentry, Mark" w:date="2024-08-16T22:50:00Z" w16du:dateUtc="2024-08-17T02:50:00Z">
              <w:r w:rsidDel="0046104B">
                <w:delText xml:space="preserve">, </w:delText>
              </w:r>
            </w:del>
            <w:r>
              <w:t>adaptive filtering</w:t>
            </w:r>
            <w:del w:id="309" w:author="Gentry, Mark" w:date="2024-08-16T22:50:00Z" w16du:dateUtc="2024-08-17T02:50:00Z">
              <w:r w:rsidDel="0046104B">
                <w:delText>, and computer architecture simulation</w:delText>
              </w:r>
            </w:del>
            <w:r>
              <w:t>.</w:t>
            </w:r>
          </w:p>
        </w:tc>
      </w:tr>
      <w:tr w:rsidR="005A7A5A" w14:paraId="0F8BE2E0" w14:textId="77777777" w:rsidTr="00D54695">
        <w:trPr>
          <w:cantSplit/>
        </w:trPr>
        <w:tc>
          <w:tcPr>
            <w:tcW w:w="782" w:type="dxa"/>
          </w:tcPr>
          <w:p w14:paraId="4737CBCF" w14:textId="77777777" w:rsidR="005A7A5A" w:rsidRDefault="005A7A5A">
            <w:pPr>
              <w:rPr>
                <w:rFonts w:ascii="Times New Roman" w:hAnsi="Times New Roman"/>
                <w:sz w:val="22"/>
              </w:rPr>
            </w:pPr>
          </w:p>
        </w:tc>
        <w:tc>
          <w:tcPr>
            <w:tcW w:w="8460" w:type="dxa"/>
            <w:gridSpan w:val="3"/>
          </w:tcPr>
          <w:p w14:paraId="4292A9E1" w14:textId="77777777" w:rsidR="005A7A5A" w:rsidRDefault="005A7A5A" w:rsidP="005A7A5A">
            <w:pPr>
              <w:pStyle w:val="ResumeBullet"/>
            </w:pPr>
          </w:p>
        </w:tc>
      </w:tr>
      <w:tr w:rsidR="001532F8" w14:paraId="56900F7F" w14:textId="77777777" w:rsidTr="00D54695">
        <w:trPr>
          <w:cantSplit/>
        </w:trPr>
        <w:tc>
          <w:tcPr>
            <w:tcW w:w="1862" w:type="dxa"/>
            <w:gridSpan w:val="2"/>
          </w:tcPr>
          <w:p w14:paraId="048B5F74" w14:textId="77777777" w:rsidR="001532F8" w:rsidRDefault="001532F8">
            <w:pPr>
              <w:rPr>
                <w:rFonts w:ascii="Times New Roman" w:hAnsi="Times New Roman"/>
                <w:b/>
                <w:sz w:val="22"/>
              </w:rPr>
            </w:pPr>
            <w:r>
              <w:rPr>
                <w:rFonts w:ascii="Times New Roman" w:hAnsi="Times New Roman"/>
                <w:b/>
                <w:sz w:val="22"/>
              </w:rPr>
              <w:lastRenderedPageBreak/>
              <w:t>1983</w:t>
            </w:r>
            <w:r>
              <w:rPr>
                <w:rFonts w:ascii="Times New Roman" w:hAnsi="Times New Roman"/>
                <w:b/>
                <w:sz w:val="22"/>
              </w:rPr>
              <w:noBreakHyphen/>
              <w:t>1988</w:t>
            </w:r>
          </w:p>
          <w:p w14:paraId="71D9A1D4" w14:textId="77777777" w:rsidR="001532F8" w:rsidRDefault="001532F8">
            <w:pPr>
              <w:rPr>
                <w:rFonts w:ascii="Times New Roman" w:hAnsi="Times New Roman"/>
                <w:b/>
                <w:sz w:val="22"/>
              </w:rPr>
            </w:pPr>
          </w:p>
        </w:tc>
        <w:tc>
          <w:tcPr>
            <w:tcW w:w="7380" w:type="dxa"/>
            <w:gridSpan w:val="2"/>
          </w:tcPr>
          <w:p w14:paraId="4522472A" w14:textId="77777777" w:rsidR="001532F8" w:rsidRDefault="001532F8">
            <w:pPr>
              <w:rPr>
                <w:rFonts w:ascii="Times New Roman" w:hAnsi="Times New Roman"/>
                <w:b/>
                <w:sz w:val="22"/>
              </w:rPr>
            </w:pPr>
            <w:r>
              <w:rPr>
                <w:rFonts w:ascii="Times New Roman" w:hAnsi="Times New Roman"/>
                <w:b/>
                <w:sz w:val="22"/>
              </w:rPr>
              <w:t>UNIVERSITY OF MARYLAND</w:t>
            </w:r>
          </w:p>
          <w:p w14:paraId="4F10E78E" w14:textId="77777777" w:rsidR="001532F8" w:rsidRDefault="001532F8">
            <w:pPr>
              <w:pStyle w:val="mynormal"/>
            </w:pPr>
            <w:r>
              <w:t>College Park, Maryland</w:t>
            </w:r>
          </w:p>
        </w:tc>
      </w:tr>
      <w:tr w:rsidR="001532F8" w14:paraId="71C27A31" w14:textId="77777777" w:rsidTr="00D54695">
        <w:trPr>
          <w:cantSplit/>
        </w:trPr>
        <w:tc>
          <w:tcPr>
            <w:tcW w:w="782" w:type="dxa"/>
          </w:tcPr>
          <w:p w14:paraId="6FAF5DF7" w14:textId="77777777" w:rsidR="001532F8" w:rsidRDefault="001532F8">
            <w:pPr>
              <w:rPr>
                <w:rFonts w:ascii="Times New Roman" w:hAnsi="Times New Roman"/>
                <w:b/>
                <w:sz w:val="22"/>
              </w:rPr>
            </w:pPr>
          </w:p>
        </w:tc>
        <w:tc>
          <w:tcPr>
            <w:tcW w:w="8460" w:type="dxa"/>
            <w:gridSpan w:val="3"/>
          </w:tcPr>
          <w:p w14:paraId="35B4BCF9" w14:textId="77777777" w:rsidR="001532F8" w:rsidRDefault="005A7A5A" w:rsidP="005A7A5A">
            <w:pPr>
              <w:pStyle w:val="ResumeBullet"/>
            </w:pPr>
            <w:bookmarkStart w:id="310" w:name="maryland"/>
            <w:bookmarkEnd w:id="310"/>
            <w:r>
              <w:sym w:font="Symbol" w:char="F0B7"/>
            </w:r>
            <w:r>
              <w:t xml:space="preserve">  Graduated Magna Cum Laude in Electrical Engineering in December 1988 and satisfied cooperative education requirement by working with IBM.</w:t>
            </w:r>
          </w:p>
        </w:tc>
      </w:tr>
      <w:tr w:rsidR="005A7A5A" w14:paraId="378EF55F" w14:textId="77777777" w:rsidTr="00D54695">
        <w:trPr>
          <w:cantSplit/>
        </w:trPr>
        <w:tc>
          <w:tcPr>
            <w:tcW w:w="782" w:type="dxa"/>
          </w:tcPr>
          <w:p w14:paraId="4CD68C8E" w14:textId="77777777" w:rsidR="005A7A5A" w:rsidRDefault="005A7A5A">
            <w:pPr>
              <w:rPr>
                <w:rFonts w:ascii="Times New Roman" w:hAnsi="Times New Roman"/>
                <w:b/>
                <w:sz w:val="22"/>
              </w:rPr>
            </w:pPr>
          </w:p>
        </w:tc>
        <w:tc>
          <w:tcPr>
            <w:tcW w:w="8460" w:type="dxa"/>
            <w:gridSpan w:val="3"/>
          </w:tcPr>
          <w:p w14:paraId="5DDB0D02" w14:textId="77777777" w:rsidR="005A7A5A" w:rsidRDefault="005A7A5A" w:rsidP="005A7A5A">
            <w:pPr>
              <w:pStyle w:val="ResumeBullet"/>
            </w:pPr>
            <w:r>
              <w:sym w:font="Symbol" w:char="F0B7"/>
            </w:r>
            <w:r>
              <w:t xml:space="preserve">  Achieved an overall GPA of 3.8/4.0 while taking courses on control theory, microprocessors, digital logic, digital signal processing, and analog and digital communication.</w:t>
            </w:r>
          </w:p>
        </w:tc>
      </w:tr>
      <w:tr w:rsidR="005A7A5A" w14:paraId="5AE30C70" w14:textId="77777777" w:rsidTr="00D54695">
        <w:trPr>
          <w:cantSplit/>
        </w:trPr>
        <w:tc>
          <w:tcPr>
            <w:tcW w:w="782" w:type="dxa"/>
          </w:tcPr>
          <w:p w14:paraId="026809B8" w14:textId="77777777" w:rsidR="005A7A5A" w:rsidRDefault="005A7A5A">
            <w:pPr>
              <w:rPr>
                <w:rFonts w:ascii="Times New Roman" w:hAnsi="Times New Roman"/>
                <w:b/>
                <w:sz w:val="22"/>
              </w:rPr>
            </w:pPr>
          </w:p>
        </w:tc>
        <w:tc>
          <w:tcPr>
            <w:tcW w:w="8460" w:type="dxa"/>
            <w:gridSpan w:val="3"/>
          </w:tcPr>
          <w:p w14:paraId="6C4980E7" w14:textId="77777777" w:rsidR="005A7A5A" w:rsidRDefault="005A7A5A" w:rsidP="005A7A5A">
            <w:pPr>
              <w:pStyle w:val="ResumeBullet"/>
            </w:pPr>
            <w:r>
              <w:sym w:font="Symbol" w:char="F0B7"/>
            </w:r>
            <w:r>
              <w:t xml:space="preserve">  Received Undergraduate Research Participation Award in July 1988 to conduct research on neural networks.</w:t>
            </w:r>
          </w:p>
        </w:tc>
      </w:tr>
    </w:tbl>
    <w:p w14:paraId="4521850B" w14:textId="77777777" w:rsidR="001532F8" w:rsidRDefault="001532F8">
      <w:pPr>
        <w:rPr>
          <w:rFonts w:ascii="Times New Roman" w:hAnsi="Times New Roman"/>
          <w:vanish/>
          <w:sz w:val="22"/>
        </w:rPr>
      </w:pPr>
    </w:p>
    <w:p w14:paraId="31F9C5BF" w14:textId="77777777" w:rsidR="001532F8" w:rsidRDefault="001532F8">
      <w:pPr>
        <w:rPr>
          <w:rFonts w:ascii="Times New Roman" w:hAnsi="Times New Roman"/>
          <w:vanish/>
          <w:sz w:val="22"/>
        </w:rPr>
      </w:pPr>
    </w:p>
    <w:p w14:paraId="5624068E" w14:textId="77777777" w:rsidR="001532F8" w:rsidRDefault="001532F8">
      <w:pPr>
        <w:rPr>
          <w:rFonts w:ascii="Times New Roman" w:hAnsi="Times New Roman"/>
          <w:vanish/>
          <w:sz w:val="22"/>
        </w:rPr>
      </w:pPr>
    </w:p>
    <w:p w14:paraId="3F1C4B14" w14:textId="77777777" w:rsidR="001532F8" w:rsidRDefault="001532F8">
      <w:pPr>
        <w:jc w:val="both"/>
        <w:rPr>
          <w:rFonts w:ascii="Times New Roman" w:hAnsi="Times New Roman"/>
          <w:vanish/>
        </w:rPr>
      </w:pPr>
    </w:p>
    <w:sectPr w:rsidR="001532F8">
      <w:headerReference w:type="default" r:id="rId11"/>
      <w:footerReference w:type="default" r:id="rId12"/>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2" w:author="Gentry, Mark" w:date="2024-08-10T09:37:00Z" w:initials="GM">
    <w:p w14:paraId="0DDFB670" w14:textId="77777777" w:rsidR="00394EE2" w:rsidRDefault="00394EE2" w:rsidP="00394EE2">
      <w:pPr>
        <w:pStyle w:val="CommentText"/>
      </w:pPr>
      <w:r>
        <w:rPr>
          <w:rStyle w:val="CommentReference"/>
        </w:rPr>
        <w:annotationRef/>
      </w:r>
      <w:r>
        <w:t>mostly left over from 2008 version of resume</w:t>
      </w:r>
    </w:p>
  </w:comment>
  <w:comment w:id="24" w:author="Gentry, Mark" w:date="2024-08-10T09:42:00Z" w:initials="GM">
    <w:p w14:paraId="150AE37E" w14:textId="77777777" w:rsidR="00394EE2" w:rsidRDefault="00394EE2" w:rsidP="00394EE2">
      <w:pPr>
        <w:pStyle w:val="CommentText"/>
      </w:pPr>
      <w:r>
        <w:rPr>
          <w:rStyle w:val="CommentReference"/>
        </w:rPr>
        <w:annotationRef/>
      </w:r>
      <w:r>
        <w:t>need to reduce the number of Intel subsections. I’m leaning toward listing more than one title when necessary for accuracy and ultimately having 1) modem/slic, 2) wake on event and 3) SGX/TDX subsections.</w:t>
      </w:r>
    </w:p>
  </w:comment>
  <w:comment w:id="23" w:author="Gentry, Mark" w:date="2024-08-10T09:45:00Z" w:initials="GM">
    <w:p w14:paraId="20E74031" w14:textId="77777777" w:rsidR="00394EE2" w:rsidRDefault="00394EE2" w:rsidP="00394EE2">
      <w:pPr>
        <w:pStyle w:val="CommentText"/>
      </w:pPr>
      <w:r>
        <w:rPr>
          <w:rStyle w:val="CommentReference"/>
        </w:rPr>
        <w:annotationRef/>
      </w:r>
      <w:r>
        <w:t>level of detail for post-2008 is different than for 2008 and earlier. may need a little more detail for post-2008. definitely need to uplevel 2008 and earlier.</w:t>
      </w:r>
    </w:p>
  </w:comment>
  <w:comment w:id="145" w:author="Gentry, Mark" w:date="2024-08-10T09:44:00Z" w:initials="GM">
    <w:p w14:paraId="168811D4" w14:textId="2FB17993" w:rsidR="00394EE2" w:rsidRDefault="00394EE2" w:rsidP="00394EE2">
      <w:pPr>
        <w:pStyle w:val="CommentText"/>
      </w:pPr>
      <w:r>
        <w:rPr>
          <w:rStyle w:val="CommentReference"/>
        </w:rPr>
        <w:annotationRef/>
      </w:r>
      <w:r>
        <w:t xml:space="preserve">from here to the end is from 2008 version of resume - need to uplevel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DDFB670" w15:done="0"/>
  <w15:commentEx w15:paraId="150AE37E" w15:done="0"/>
  <w15:commentEx w15:paraId="20E74031" w15:done="0"/>
  <w15:commentEx w15:paraId="168811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5195D34" w16cex:dateUtc="2024-08-10T13:37:00Z"/>
  <w16cex:commentExtensible w16cex:durableId="29E565FE" w16cex:dateUtc="2024-08-10T13:42:00Z"/>
  <w16cex:commentExtensible w16cex:durableId="14CDECB9" w16cex:dateUtc="2024-08-10T13:45:00Z"/>
  <w16cex:commentExtensible w16cex:durableId="2858687F" w16cex:dateUtc="2024-08-10T1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DDFB670" w16cid:durableId="55195D34"/>
  <w16cid:commentId w16cid:paraId="150AE37E" w16cid:durableId="29E565FE"/>
  <w16cid:commentId w16cid:paraId="20E74031" w16cid:durableId="14CDECB9"/>
  <w16cid:commentId w16cid:paraId="168811D4" w16cid:durableId="285868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95DA8A" w14:textId="77777777" w:rsidR="002672F5" w:rsidRDefault="002672F5" w:rsidP="001532F8">
      <w:pPr>
        <w:pStyle w:val="ResumeBullet"/>
      </w:pPr>
      <w:r>
        <w:separator/>
      </w:r>
    </w:p>
  </w:endnote>
  <w:endnote w:type="continuationSeparator" w:id="0">
    <w:p w14:paraId="3BB9F183" w14:textId="77777777" w:rsidR="002672F5" w:rsidRDefault="002672F5" w:rsidP="001532F8">
      <w:pPr>
        <w:pStyle w:val="ResumeBulle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ustomXmlInsRangeStart w:id="311" w:author="Gentry, Mark" w:date="2024-08-16T22:53:00Z"/>
  <w:sdt>
    <w:sdtPr>
      <w:id w:val="-1819495201"/>
      <w:docPartObj>
        <w:docPartGallery w:val="Page Numbers (Bottom of Page)"/>
        <w:docPartUnique/>
      </w:docPartObj>
    </w:sdtPr>
    <w:sdtEndPr>
      <w:rPr>
        <w:noProof/>
      </w:rPr>
    </w:sdtEndPr>
    <w:sdtContent>
      <w:customXmlInsRangeEnd w:id="311"/>
      <w:p w14:paraId="380D004B" w14:textId="0B3069E1" w:rsidR="000B360D" w:rsidRDefault="000B360D">
        <w:pPr>
          <w:pStyle w:val="Footer"/>
          <w:rPr>
            <w:ins w:id="312" w:author="Gentry, Mark" w:date="2024-08-16T22:53:00Z" w16du:dateUtc="2024-08-17T02:53:00Z"/>
          </w:rPr>
        </w:pPr>
        <w:ins w:id="313" w:author="Gentry, Mark" w:date="2024-08-16T22:53:00Z" w16du:dateUtc="2024-08-17T02:53:00Z">
          <w:r>
            <w:fldChar w:fldCharType="begin"/>
          </w:r>
          <w:r>
            <w:instrText xml:space="preserve"> PAGE   \* MERGEFORMAT </w:instrText>
          </w:r>
          <w:r>
            <w:fldChar w:fldCharType="separate"/>
          </w:r>
          <w:r>
            <w:rPr>
              <w:noProof/>
            </w:rPr>
            <w:t>2</w:t>
          </w:r>
          <w:r>
            <w:rPr>
              <w:noProof/>
            </w:rPr>
            <w:fldChar w:fldCharType="end"/>
          </w:r>
        </w:ins>
        <w:ins w:id="314" w:author="Gentry, Mark" w:date="2024-08-16T22:54:00Z" w16du:dateUtc="2024-08-17T02:54:00Z">
          <w:r>
            <w:rPr>
              <w:noProof/>
            </w:rPr>
            <w:tab/>
          </w:r>
          <w:r>
            <w:rPr>
              <w:noProof/>
            </w:rPr>
            <w:tab/>
            <w:t>202408</w:t>
          </w:r>
        </w:ins>
        <w:ins w:id="315" w:author="Gentry, Mark" w:date="2024-08-21T08:26:00Z" w16du:dateUtc="2024-08-21T12:26:00Z">
          <w:r w:rsidR="005752BB">
            <w:rPr>
              <w:noProof/>
            </w:rPr>
            <w:t>2</w:t>
          </w:r>
        </w:ins>
        <w:ins w:id="316" w:author="Gentry, Mark" w:date="2024-08-24T12:57:00Z" w16du:dateUtc="2024-08-24T16:57:00Z">
          <w:r w:rsidR="006D07D6">
            <w:rPr>
              <w:noProof/>
            </w:rPr>
            <w:t>4</w:t>
          </w:r>
        </w:ins>
      </w:p>
      <w:customXmlInsRangeStart w:id="317" w:author="Gentry, Mark" w:date="2024-08-16T22:53:00Z"/>
    </w:sdtContent>
  </w:sdt>
  <w:customXmlInsRangeEnd w:id="317"/>
  <w:p w14:paraId="69152F56" w14:textId="2B31FEE9" w:rsidR="001532F8" w:rsidRDefault="001532F8">
    <w:pPr>
      <w:pStyle w:val="Footer"/>
      <w:rPr>
        <w:rFonts w:ascii="Times New Roman" w:hAnsi="Times New Roman"/>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38AD3E" w14:textId="77777777" w:rsidR="002672F5" w:rsidRDefault="002672F5" w:rsidP="001532F8">
      <w:pPr>
        <w:pStyle w:val="ResumeBullet"/>
      </w:pPr>
      <w:r>
        <w:separator/>
      </w:r>
    </w:p>
  </w:footnote>
  <w:footnote w:type="continuationSeparator" w:id="0">
    <w:p w14:paraId="572C59B8" w14:textId="77777777" w:rsidR="002672F5" w:rsidRDefault="002672F5" w:rsidP="001532F8">
      <w:pPr>
        <w:pStyle w:val="ResumeBulle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000" w:firstRow="0" w:lastRow="0" w:firstColumn="0" w:lastColumn="0" w:noHBand="0" w:noVBand="0"/>
    </w:tblPr>
    <w:tblGrid>
      <w:gridCol w:w="3708"/>
      <w:gridCol w:w="3150"/>
      <w:gridCol w:w="2700"/>
    </w:tblGrid>
    <w:tr w:rsidR="001532F8" w14:paraId="475506BD" w14:textId="77777777">
      <w:trPr>
        <w:cantSplit/>
      </w:trPr>
      <w:tc>
        <w:tcPr>
          <w:tcW w:w="3708" w:type="dxa"/>
        </w:tcPr>
        <w:p w14:paraId="63B9E4FA" w14:textId="77777777" w:rsidR="001532F8" w:rsidRDefault="001532F8">
          <w:pPr>
            <w:pStyle w:val="Header"/>
            <w:rPr>
              <w:rFonts w:ascii="Times New Roman" w:hAnsi="Times New Roman"/>
              <w:b/>
              <w:sz w:val="22"/>
            </w:rPr>
          </w:pPr>
        </w:p>
      </w:tc>
      <w:tc>
        <w:tcPr>
          <w:tcW w:w="3150" w:type="dxa"/>
        </w:tcPr>
        <w:p w14:paraId="6D924999" w14:textId="77777777" w:rsidR="001532F8" w:rsidRDefault="001532F8">
          <w:pPr>
            <w:pStyle w:val="Header"/>
            <w:jc w:val="center"/>
            <w:rPr>
              <w:rFonts w:ascii="Times New Roman" w:hAnsi="Times New Roman"/>
              <w:sz w:val="22"/>
            </w:rPr>
          </w:pPr>
          <w:r>
            <w:rPr>
              <w:rFonts w:ascii="Times New Roman" w:hAnsi="Times New Roman"/>
              <w:b/>
              <w:sz w:val="22"/>
            </w:rPr>
            <w:t>Mark Gentry</w:t>
          </w:r>
        </w:p>
      </w:tc>
      <w:tc>
        <w:tcPr>
          <w:tcW w:w="2700" w:type="dxa"/>
        </w:tcPr>
        <w:p w14:paraId="201E5950" w14:textId="77777777" w:rsidR="001532F8" w:rsidRDefault="001532F8">
          <w:pPr>
            <w:pStyle w:val="Header"/>
            <w:jc w:val="right"/>
            <w:rPr>
              <w:rFonts w:ascii="Times New Roman" w:hAnsi="Times New Roman"/>
              <w:sz w:val="22"/>
            </w:rPr>
          </w:pPr>
        </w:p>
      </w:tc>
    </w:tr>
    <w:tr w:rsidR="001532F8" w14:paraId="6245D044" w14:textId="77777777">
      <w:trPr>
        <w:cantSplit/>
      </w:trPr>
      <w:tc>
        <w:tcPr>
          <w:tcW w:w="3708" w:type="dxa"/>
        </w:tcPr>
        <w:p w14:paraId="23F04EBD" w14:textId="77777777" w:rsidR="001532F8" w:rsidRDefault="001532F8">
          <w:pPr>
            <w:pStyle w:val="Header"/>
            <w:rPr>
              <w:rFonts w:ascii="Times New Roman" w:hAnsi="Times New Roman"/>
              <w:sz w:val="22"/>
            </w:rPr>
          </w:pPr>
          <w:smartTag w:uri="urn:schemas-microsoft-com:office:smarttags" w:element="address">
            <w:smartTag w:uri="urn:schemas-microsoft-com:office:smarttags" w:element="Street">
              <w:r>
                <w:rPr>
                  <w:rFonts w:ascii="Times New Roman" w:hAnsi="Times New Roman"/>
                  <w:sz w:val="22"/>
                </w:rPr>
                <w:t>5609 Orchid Hill Drive</w:t>
              </w:r>
            </w:smartTag>
          </w:smartTag>
        </w:p>
      </w:tc>
      <w:tc>
        <w:tcPr>
          <w:tcW w:w="3150" w:type="dxa"/>
        </w:tcPr>
        <w:p w14:paraId="5509667A" w14:textId="77777777" w:rsidR="001532F8" w:rsidRDefault="001532F8">
          <w:pPr>
            <w:pStyle w:val="Header"/>
            <w:jc w:val="center"/>
            <w:rPr>
              <w:rFonts w:ascii="Times New Roman" w:hAnsi="Times New Roman"/>
              <w:sz w:val="22"/>
            </w:rPr>
          </w:pPr>
        </w:p>
      </w:tc>
      <w:tc>
        <w:tcPr>
          <w:tcW w:w="2700" w:type="dxa"/>
        </w:tcPr>
        <w:p w14:paraId="64AD2A8A" w14:textId="3878EF58" w:rsidR="001532F8" w:rsidRDefault="001532F8">
          <w:pPr>
            <w:pStyle w:val="Header"/>
            <w:jc w:val="right"/>
            <w:rPr>
              <w:rFonts w:ascii="Times New Roman" w:hAnsi="Times New Roman"/>
              <w:sz w:val="22"/>
            </w:rPr>
          </w:pPr>
          <w:r>
            <w:rPr>
              <w:rFonts w:ascii="Times New Roman" w:hAnsi="Times New Roman"/>
              <w:sz w:val="22"/>
            </w:rPr>
            <w:t xml:space="preserve">(919) </w:t>
          </w:r>
          <w:r w:rsidR="00CD7EC6">
            <w:rPr>
              <w:rFonts w:ascii="Times New Roman" w:hAnsi="Times New Roman"/>
              <w:sz w:val="22"/>
            </w:rPr>
            <w:t>673-4193</w:t>
          </w:r>
        </w:p>
      </w:tc>
    </w:tr>
    <w:tr w:rsidR="001532F8" w14:paraId="2FF80CFB" w14:textId="77777777">
      <w:trPr>
        <w:cantSplit/>
      </w:trPr>
      <w:tc>
        <w:tcPr>
          <w:tcW w:w="3708" w:type="dxa"/>
          <w:tcBorders>
            <w:bottom w:val="single" w:sz="4" w:space="0" w:color="auto"/>
          </w:tcBorders>
        </w:tcPr>
        <w:p w14:paraId="2B539C44" w14:textId="77777777" w:rsidR="001532F8" w:rsidRDefault="001532F8">
          <w:pPr>
            <w:pStyle w:val="Header"/>
            <w:rPr>
              <w:rFonts w:ascii="Times New Roman" w:hAnsi="Times New Roman"/>
              <w:sz w:val="22"/>
            </w:rPr>
          </w:pPr>
          <w:smartTag w:uri="urn:schemas-microsoft-com:office:smarttags" w:element="place">
            <w:smartTag w:uri="urn:schemas-microsoft-com:office:smarttags" w:element="City">
              <w:r>
                <w:rPr>
                  <w:rFonts w:ascii="Times New Roman" w:hAnsi="Times New Roman"/>
                  <w:sz w:val="22"/>
                </w:rPr>
                <w:t>Raleigh</w:t>
              </w:r>
            </w:smartTag>
            <w:r>
              <w:rPr>
                <w:rFonts w:ascii="Times New Roman" w:hAnsi="Times New Roman"/>
                <w:sz w:val="22"/>
              </w:rPr>
              <w:t xml:space="preserve">, </w:t>
            </w:r>
            <w:smartTag w:uri="urn:schemas-microsoft-com:office:smarttags" w:element="State">
              <w:r>
                <w:rPr>
                  <w:rFonts w:ascii="Times New Roman" w:hAnsi="Times New Roman"/>
                  <w:sz w:val="22"/>
                </w:rPr>
                <w:t>NC</w:t>
              </w:r>
            </w:smartTag>
            <w:r>
              <w:rPr>
                <w:rFonts w:ascii="Times New Roman" w:hAnsi="Times New Roman"/>
                <w:sz w:val="22"/>
              </w:rPr>
              <w:t xml:space="preserve"> </w:t>
            </w:r>
            <w:smartTag w:uri="urn:schemas-microsoft-com:office:smarttags" w:element="PostalCode">
              <w:r>
                <w:rPr>
                  <w:rFonts w:ascii="Times New Roman" w:hAnsi="Times New Roman"/>
                  <w:sz w:val="22"/>
                </w:rPr>
                <w:t>27613</w:t>
              </w:r>
            </w:smartTag>
          </w:smartTag>
        </w:p>
      </w:tc>
      <w:tc>
        <w:tcPr>
          <w:tcW w:w="3150" w:type="dxa"/>
          <w:tcBorders>
            <w:bottom w:val="single" w:sz="4" w:space="0" w:color="auto"/>
          </w:tcBorders>
        </w:tcPr>
        <w:p w14:paraId="419EB532" w14:textId="77777777" w:rsidR="001532F8" w:rsidRDefault="001532F8">
          <w:pPr>
            <w:pStyle w:val="Header"/>
            <w:jc w:val="center"/>
            <w:rPr>
              <w:rFonts w:ascii="Times New Roman" w:hAnsi="Times New Roman"/>
              <w:sz w:val="22"/>
            </w:rPr>
          </w:pPr>
        </w:p>
      </w:tc>
      <w:tc>
        <w:tcPr>
          <w:tcW w:w="2700" w:type="dxa"/>
          <w:tcBorders>
            <w:bottom w:val="single" w:sz="4" w:space="0" w:color="auto"/>
          </w:tcBorders>
        </w:tcPr>
        <w:p w14:paraId="009A0680" w14:textId="1282C522" w:rsidR="001532F8" w:rsidRDefault="001532F8">
          <w:pPr>
            <w:pStyle w:val="Header"/>
            <w:jc w:val="right"/>
            <w:rPr>
              <w:rFonts w:ascii="Times New Roman" w:hAnsi="Times New Roman"/>
              <w:sz w:val="22"/>
            </w:rPr>
          </w:pPr>
          <w:r>
            <w:rPr>
              <w:rFonts w:ascii="Times New Roman" w:hAnsi="Times New Roman"/>
              <w:sz w:val="22"/>
            </w:rPr>
            <w:t>markg</w:t>
          </w:r>
          <w:r w:rsidR="00CD7EC6">
            <w:rPr>
              <w:rFonts w:ascii="Times New Roman" w:hAnsi="Times New Roman"/>
              <w:sz w:val="22"/>
            </w:rPr>
            <w:t>.inspire</w:t>
          </w:r>
          <w:r>
            <w:rPr>
              <w:rFonts w:ascii="Times New Roman" w:hAnsi="Times New Roman"/>
              <w:sz w:val="22"/>
            </w:rPr>
            <w:t>@</w:t>
          </w:r>
          <w:r w:rsidR="00CD7EC6">
            <w:rPr>
              <w:rFonts w:ascii="Times New Roman" w:hAnsi="Times New Roman"/>
              <w:sz w:val="22"/>
            </w:rPr>
            <w:t>gmail</w:t>
          </w:r>
          <w:r>
            <w:rPr>
              <w:rFonts w:ascii="Times New Roman" w:hAnsi="Times New Roman"/>
              <w:sz w:val="22"/>
            </w:rPr>
            <w:t>.com</w:t>
          </w:r>
        </w:p>
      </w:tc>
    </w:tr>
  </w:tbl>
  <w:p w14:paraId="5A16C0AA" w14:textId="77777777" w:rsidR="001532F8" w:rsidRDefault="001532F8">
    <w:pPr>
      <w:pStyle w:val="Header"/>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136D6E"/>
    <w:multiLevelType w:val="hybridMultilevel"/>
    <w:tmpl w:val="D7BC0152"/>
    <w:lvl w:ilvl="0" w:tplc="4E64B1E6">
      <w:start w:val="1"/>
      <w:numFmt w:val="bullet"/>
      <w:lvlText w:val=""/>
      <w:lvlJc w:val="left"/>
      <w:pPr>
        <w:tabs>
          <w:tab w:val="num" w:pos="360"/>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9F2F3A"/>
    <w:multiLevelType w:val="hybridMultilevel"/>
    <w:tmpl w:val="DF8EF6F4"/>
    <w:lvl w:ilvl="0" w:tplc="4E64B1E6">
      <w:start w:val="1"/>
      <w:numFmt w:val="bullet"/>
      <w:lvlText w:val=""/>
      <w:lvlJc w:val="left"/>
      <w:pPr>
        <w:tabs>
          <w:tab w:val="num" w:pos="360"/>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1B5BFA"/>
    <w:multiLevelType w:val="hybridMultilevel"/>
    <w:tmpl w:val="A91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1941EE"/>
    <w:multiLevelType w:val="hybridMultilevel"/>
    <w:tmpl w:val="3208B5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9B478A"/>
    <w:multiLevelType w:val="hybridMultilevel"/>
    <w:tmpl w:val="7EFCEF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645AD3"/>
    <w:multiLevelType w:val="hybridMultilevel"/>
    <w:tmpl w:val="3B6608CE"/>
    <w:lvl w:ilvl="0" w:tplc="4E64B1E6">
      <w:start w:val="1"/>
      <w:numFmt w:val="bullet"/>
      <w:lvlText w:val=""/>
      <w:lvlJc w:val="left"/>
      <w:pPr>
        <w:tabs>
          <w:tab w:val="num" w:pos="360"/>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7B611FB"/>
    <w:multiLevelType w:val="hybridMultilevel"/>
    <w:tmpl w:val="3208B528"/>
    <w:lvl w:ilvl="0" w:tplc="4E64B1E6">
      <w:start w:val="1"/>
      <w:numFmt w:val="bullet"/>
      <w:lvlText w:val=""/>
      <w:lvlJc w:val="left"/>
      <w:pPr>
        <w:tabs>
          <w:tab w:val="num" w:pos="360"/>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48E37C2"/>
    <w:multiLevelType w:val="hybridMultilevel"/>
    <w:tmpl w:val="8B72F764"/>
    <w:lvl w:ilvl="0" w:tplc="4E64B1E6">
      <w:start w:val="1"/>
      <w:numFmt w:val="bullet"/>
      <w:lvlText w:val=""/>
      <w:lvlJc w:val="left"/>
      <w:pPr>
        <w:tabs>
          <w:tab w:val="num" w:pos="360"/>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7541814"/>
    <w:multiLevelType w:val="hybridMultilevel"/>
    <w:tmpl w:val="B4BC1DC8"/>
    <w:lvl w:ilvl="0" w:tplc="17543C20">
      <w:start w:val="1"/>
      <w:numFmt w:val="bullet"/>
      <w:lvlText w:val=""/>
      <w:lvlJc w:val="left"/>
      <w:pPr>
        <w:tabs>
          <w:tab w:val="num" w:pos="360"/>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BA83E7F"/>
    <w:multiLevelType w:val="hybridMultilevel"/>
    <w:tmpl w:val="7F26618A"/>
    <w:lvl w:ilvl="0" w:tplc="4E64B1E6">
      <w:start w:val="1"/>
      <w:numFmt w:val="bullet"/>
      <w:lvlText w:val=""/>
      <w:lvlJc w:val="left"/>
      <w:pPr>
        <w:tabs>
          <w:tab w:val="num" w:pos="360"/>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34718434">
    <w:abstractNumId w:val="4"/>
  </w:num>
  <w:num w:numId="2" w16cid:durableId="696081232">
    <w:abstractNumId w:val="3"/>
  </w:num>
  <w:num w:numId="3" w16cid:durableId="1351180833">
    <w:abstractNumId w:val="6"/>
  </w:num>
  <w:num w:numId="4" w16cid:durableId="1237327917">
    <w:abstractNumId w:val="0"/>
  </w:num>
  <w:num w:numId="5" w16cid:durableId="157693762">
    <w:abstractNumId w:val="9"/>
  </w:num>
  <w:num w:numId="6" w16cid:durableId="333727362">
    <w:abstractNumId w:val="5"/>
  </w:num>
  <w:num w:numId="7" w16cid:durableId="567148952">
    <w:abstractNumId w:val="1"/>
  </w:num>
  <w:num w:numId="8" w16cid:durableId="1195002124">
    <w:abstractNumId w:val="7"/>
  </w:num>
  <w:num w:numId="9" w16cid:durableId="404451806">
    <w:abstractNumId w:val="8"/>
  </w:num>
  <w:num w:numId="10" w16cid:durableId="119075338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entry, Mark">
    <w15:presenceInfo w15:providerId="None" w15:userId="Gentry, Mar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intFractionalCharacterWidth/>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C6B"/>
    <w:rsid w:val="00011A9F"/>
    <w:rsid w:val="00027AEB"/>
    <w:rsid w:val="000B360D"/>
    <w:rsid w:val="000B3627"/>
    <w:rsid w:val="000C73C0"/>
    <w:rsid w:val="000E7553"/>
    <w:rsid w:val="000F3318"/>
    <w:rsid w:val="0010013F"/>
    <w:rsid w:val="00116183"/>
    <w:rsid w:val="00132A6D"/>
    <w:rsid w:val="001532F8"/>
    <w:rsid w:val="00197961"/>
    <w:rsid w:val="001C06EA"/>
    <w:rsid w:val="001E61A5"/>
    <w:rsid w:val="001F708B"/>
    <w:rsid w:val="00217A22"/>
    <w:rsid w:val="00230EF6"/>
    <w:rsid w:val="00245AC8"/>
    <w:rsid w:val="00254A16"/>
    <w:rsid w:val="0026026E"/>
    <w:rsid w:val="002672F5"/>
    <w:rsid w:val="00294D43"/>
    <w:rsid w:val="002B2416"/>
    <w:rsid w:val="002B7EEE"/>
    <w:rsid w:val="002C2F03"/>
    <w:rsid w:val="002C6ABD"/>
    <w:rsid w:val="002E4C2C"/>
    <w:rsid w:val="00300E7B"/>
    <w:rsid w:val="00315A50"/>
    <w:rsid w:val="00387A60"/>
    <w:rsid w:val="00394EE2"/>
    <w:rsid w:val="003A78AA"/>
    <w:rsid w:val="003B423F"/>
    <w:rsid w:val="003B6F12"/>
    <w:rsid w:val="003C0CCA"/>
    <w:rsid w:val="003C4D2C"/>
    <w:rsid w:val="00415127"/>
    <w:rsid w:val="004302E4"/>
    <w:rsid w:val="00430E47"/>
    <w:rsid w:val="00450EFF"/>
    <w:rsid w:val="0046104B"/>
    <w:rsid w:val="00461517"/>
    <w:rsid w:val="004877F5"/>
    <w:rsid w:val="004A48AE"/>
    <w:rsid w:val="004D71B4"/>
    <w:rsid w:val="004F669E"/>
    <w:rsid w:val="0052654A"/>
    <w:rsid w:val="00543D98"/>
    <w:rsid w:val="0054576E"/>
    <w:rsid w:val="005752BB"/>
    <w:rsid w:val="00591A64"/>
    <w:rsid w:val="00596E80"/>
    <w:rsid w:val="005A596D"/>
    <w:rsid w:val="005A64B1"/>
    <w:rsid w:val="005A7A5A"/>
    <w:rsid w:val="005C5E75"/>
    <w:rsid w:val="005D46CF"/>
    <w:rsid w:val="005E6518"/>
    <w:rsid w:val="006409F2"/>
    <w:rsid w:val="00654930"/>
    <w:rsid w:val="006B0544"/>
    <w:rsid w:val="006C319B"/>
    <w:rsid w:val="006D07D6"/>
    <w:rsid w:val="006D2D07"/>
    <w:rsid w:val="0071713B"/>
    <w:rsid w:val="00732569"/>
    <w:rsid w:val="00736245"/>
    <w:rsid w:val="00764BB8"/>
    <w:rsid w:val="00792542"/>
    <w:rsid w:val="007D7BF4"/>
    <w:rsid w:val="007F5BCD"/>
    <w:rsid w:val="007F7ED6"/>
    <w:rsid w:val="00800BE4"/>
    <w:rsid w:val="00814D47"/>
    <w:rsid w:val="00840570"/>
    <w:rsid w:val="00897BEC"/>
    <w:rsid w:val="008C2A09"/>
    <w:rsid w:val="009253DC"/>
    <w:rsid w:val="0093010D"/>
    <w:rsid w:val="00955C6B"/>
    <w:rsid w:val="0097207C"/>
    <w:rsid w:val="00990427"/>
    <w:rsid w:val="009A6BAE"/>
    <w:rsid w:val="009C5E97"/>
    <w:rsid w:val="009E67D0"/>
    <w:rsid w:val="009F7B80"/>
    <w:rsid w:val="00A17618"/>
    <w:rsid w:val="00A3706F"/>
    <w:rsid w:val="00A61CF5"/>
    <w:rsid w:val="00A74346"/>
    <w:rsid w:val="00AB7A3C"/>
    <w:rsid w:val="00AC2340"/>
    <w:rsid w:val="00AC6B7B"/>
    <w:rsid w:val="00AF44B8"/>
    <w:rsid w:val="00AF7048"/>
    <w:rsid w:val="00B16C07"/>
    <w:rsid w:val="00B36A54"/>
    <w:rsid w:val="00B44DB5"/>
    <w:rsid w:val="00B77B9E"/>
    <w:rsid w:val="00B83B5C"/>
    <w:rsid w:val="00B85E0F"/>
    <w:rsid w:val="00B955FE"/>
    <w:rsid w:val="00BE135F"/>
    <w:rsid w:val="00BE7295"/>
    <w:rsid w:val="00BE787B"/>
    <w:rsid w:val="00C61F76"/>
    <w:rsid w:val="00C74292"/>
    <w:rsid w:val="00CB3B8C"/>
    <w:rsid w:val="00CD7EC6"/>
    <w:rsid w:val="00CE27F8"/>
    <w:rsid w:val="00CE7FE9"/>
    <w:rsid w:val="00D01D57"/>
    <w:rsid w:val="00D54695"/>
    <w:rsid w:val="00D76B00"/>
    <w:rsid w:val="00DA2A4B"/>
    <w:rsid w:val="00E427C1"/>
    <w:rsid w:val="00E908F0"/>
    <w:rsid w:val="00EB64BF"/>
    <w:rsid w:val="00ED10D3"/>
    <w:rsid w:val="00EE0893"/>
    <w:rsid w:val="00EE5218"/>
    <w:rsid w:val="00F07270"/>
    <w:rsid w:val="00F32AFE"/>
    <w:rsid w:val="00F40DB5"/>
    <w:rsid w:val="00FA2048"/>
    <w:rsid w:val="00FA2DD2"/>
    <w:rsid w:val="00FA3675"/>
    <w:rsid w:val="00FD3137"/>
    <w:rsid w:val="00FD6B37"/>
    <w:rsid w:val="00FD7A95"/>
    <w:rsid w:val="00FE1490"/>
    <w:rsid w:val="00FE1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2050"/>
    <o:shapelayout v:ext="edit">
      <o:idmap v:ext="edit" data="2"/>
    </o:shapelayout>
  </w:shapeDefaults>
  <w:decimalSymbol w:val="."/>
  <w:listSeparator w:val=","/>
  <w14:docId w14:val="4AE16B3A"/>
  <w15:chartTrackingRefBased/>
  <w15:docId w15:val="{EB12E75B-EBA0-4EB7-9FBA-15E715D02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w:hAnsi="Times"/>
      <w:sz w:val="24"/>
    </w:rPr>
  </w:style>
  <w:style w:type="paragraph" w:styleId="Heading1">
    <w:name w:val="heading 1"/>
    <w:basedOn w:val="Normal"/>
    <w:next w:val="Normal"/>
    <w:qFormat/>
    <w:pPr>
      <w:keepNext/>
      <w:outlineLvl w:val="0"/>
    </w:pPr>
    <w:rPr>
      <w:rFonts w:ascii="Times New Roman" w:hAnsi="Times New Roman"/>
      <w:b/>
      <w:caps/>
      <w:sz w:val="22"/>
    </w:rPr>
  </w:style>
  <w:style w:type="paragraph" w:styleId="Heading8">
    <w:name w:val="heading 8"/>
    <w:basedOn w:val="Normal"/>
    <w:next w:val="Normal"/>
    <w:qFormat/>
    <w:pPr>
      <w:spacing w:before="240" w:after="60"/>
      <w:outlineLvl w:val="7"/>
    </w:pPr>
    <w:rPr>
      <w:rFonts w:ascii="Times New Roman" w:hAnsi="Times New Roman"/>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320"/>
        <w:tab w:val="right" w:pos="8640"/>
      </w:tabs>
    </w:pPr>
  </w:style>
  <w:style w:type="paragraph" w:customStyle="1" w:styleId="mynormal">
    <w:name w:val="mynormal"/>
    <w:basedOn w:val="Normal"/>
    <w:next w:val="MyNormalIndent"/>
    <w:rPr>
      <w:sz w:val="20"/>
    </w:rPr>
  </w:style>
  <w:style w:type="paragraph" w:styleId="BalloonText">
    <w:name w:val="Balloon Text"/>
    <w:basedOn w:val="Normal"/>
    <w:semiHidden/>
    <w:rsid w:val="00736245"/>
    <w:rPr>
      <w:rFonts w:ascii="Tahoma" w:hAnsi="Tahoma" w:cs="Tahoma"/>
      <w:sz w:val="16"/>
      <w:szCs w:val="16"/>
    </w:rPr>
  </w:style>
  <w:style w:type="paragraph" w:customStyle="1" w:styleId="MyNormalIndent">
    <w:name w:val="MyNormalIndent"/>
    <w:basedOn w:val="mynormal"/>
    <w:pPr>
      <w:ind w:firstLine="360"/>
    </w:pPr>
  </w:style>
  <w:style w:type="paragraph" w:customStyle="1" w:styleId="ResumeBullet">
    <w:name w:val="ResumeBullet"/>
    <w:basedOn w:val="Heading8"/>
    <w:pPr>
      <w:spacing w:before="0" w:after="0"/>
      <w:outlineLvl w:val="9"/>
    </w:pPr>
    <w:rPr>
      <w:i w:val="0"/>
      <w:sz w:val="20"/>
    </w:rPr>
  </w:style>
  <w:style w:type="paragraph" w:styleId="Revision">
    <w:name w:val="Revision"/>
    <w:hidden/>
    <w:uiPriority w:val="99"/>
    <w:semiHidden/>
    <w:rsid w:val="00FA2048"/>
    <w:rPr>
      <w:rFonts w:ascii="Times" w:hAnsi="Times"/>
      <w:sz w:val="24"/>
    </w:rPr>
  </w:style>
  <w:style w:type="character" w:styleId="CommentReference">
    <w:name w:val="annotation reference"/>
    <w:basedOn w:val="DefaultParagraphFont"/>
    <w:rsid w:val="00394EE2"/>
    <w:rPr>
      <w:sz w:val="16"/>
      <w:szCs w:val="16"/>
    </w:rPr>
  </w:style>
  <w:style w:type="paragraph" w:styleId="CommentText">
    <w:name w:val="annotation text"/>
    <w:basedOn w:val="Normal"/>
    <w:link w:val="CommentTextChar"/>
    <w:rsid w:val="00394EE2"/>
    <w:rPr>
      <w:sz w:val="20"/>
    </w:rPr>
  </w:style>
  <w:style w:type="character" w:customStyle="1" w:styleId="CommentTextChar">
    <w:name w:val="Comment Text Char"/>
    <w:basedOn w:val="DefaultParagraphFont"/>
    <w:link w:val="CommentText"/>
    <w:rsid w:val="00394EE2"/>
    <w:rPr>
      <w:rFonts w:ascii="Times" w:hAnsi="Times"/>
    </w:rPr>
  </w:style>
  <w:style w:type="paragraph" w:styleId="CommentSubject">
    <w:name w:val="annotation subject"/>
    <w:basedOn w:val="CommentText"/>
    <w:next w:val="CommentText"/>
    <w:link w:val="CommentSubjectChar"/>
    <w:rsid w:val="00394EE2"/>
    <w:rPr>
      <w:b/>
      <w:bCs/>
    </w:rPr>
  </w:style>
  <w:style w:type="character" w:customStyle="1" w:styleId="CommentSubjectChar">
    <w:name w:val="Comment Subject Char"/>
    <w:basedOn w:val="CommentTextChar"/>
    <w:link w:val="CommentSubject"/>
    <w:rsid w:val="00394EE2"/>
    <w:rPr>
      <w:rFonts w:ascii="Times" w:hAnsi="Times"/>
      <w:b/>
      <w:bCs/>
    </w:rPr>
  </w:style>
  <w:style w:type="character" w:styleId="Hyperlink">
    <w:name w:val="Hyperlink"/>
    <w:basedOn w:val="DefaultParagraphFont"/>
    <w:rsid w:val="00AC2340"/>
    <w:rPr>
      <w:color w:val="467886" w:themeColor="hyperlink"/>
      <w:u w:val="single"/>
    </w:rPr>
  </w:style>
  <w:style w:type="character" w:styleId="UnresolvedMention">
    <w:name w:val="Unresolved Mention"/>
    <w:basedOn w:val="DefaultParagraphFont"/>
    <w:uiPriority w:val="99"/>
    <w:semiHidden/>
    <w:unhideWhenUsed/>
    <w:rsid w:val="00AC2340"/>
    <w:rPr>
      <w:color w:val="605E5C"/>
      <w:shd w:val="clear" w:color="auto" w:fill="E1DFDD"/>
    </w:rPr>
  </w:style>
  <w:style w:type="character" w:customStyle="1" w:styleId="FooterChar">
    <w:name w:val="Footer Char"/>
    <w:basedOn w:val="DefaultParagraphFont"/>
    <w:link w:val="Footer"/>
    <w:uiPriority w:val="99"/>
    <w:rsid w:val="000B360D"/>
    <w:rPr>
      <w:rFonts w:ascii="Times" w:hAnsi="Time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sync\MARK_GENTRY_RESUME-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MARK_GENTRY_RESUME-template.dot</Template>
  <TotalTime>7</TotalTime>
  <Pages>5</Pages>
  <Words>2467</Words>
  <Characters>14067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MarkG</dc:creator>
  <cp:keywords/>
  <dc:description>May, 2004</dc:description>
  <cp:lastModifiedBy>Gentry, Mark</cp:lastModifiedBy>
  <cp:revision>3</cp:revision>
  <cp:lastPrinted>2024-08-18T17:50:00Z</cp:lastPrinted>
  <dcterms:created xsi:type="dcterms:W3CDTF">2024-08-24T16:56:00Z</dcterms:created>
  <dcterms:modified xsi:type="dcterms:W3CDTF">2024-08-24T17:03:00Z</dcterms:modified>
</cp:coreProperties>
</file>